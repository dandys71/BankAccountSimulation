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A7C4" w14:textId="23C8146D" w:rsidR="00FA1F9A" w:rsidRDefault="0048295A" w:rsidP="00FA1F9A">
      <w:pPr>
        <w:tabs>
          <w:tab w:val="left" w:pos="1665"/>
        </w:tabs>
        <w:spacing w:after="480"/>
        <w:jc w:val="center"/>
        <w:rPr>
          <w:b/>
          <w:bCs/>
          <w:sz w:val="36"/>
          <w:szCs w:val="36"/>
        </w:rPr>
      </w:pPr>
      <w:r w:rsidRPr="0048295A">
        <w:rPr>
          <w:b/>
          <w:bCs/>
          <w:sz w:val="36"/>
          <w:szCs w:val="36"/>
        </w:rPr>
        <w:t>Webová aplikace pro podporu výuky finanční gramotnosti studen</w:t>
      </w:r>
      <w:r w:rsidR="00872A05">
        <w:rPr>
          <w:b/>
          <w:bCs/>
          <w:sz w:val="36"/>
          <w:szCs w:val="36"/>
        </w:rPr>
        <w:t>t</w:t>
      </w:r>
      <w:r w:rsidRPr="0048295A">
        <w:rPr>
          <w:b/>
          <w:bCs/>
          <w:sz w:val="36"/>
          <w:szCs w:val="36"/>
        </w:rPr>
        <w:t>ů SOU</w:t>
      </w:r>
    </w:p>
    <w:p w14:paraId="460BE7EF" w14:textId="5148F988" w:rsidR="00AE3EB1" w:rsidRDefault="00FA1F9A" w:rsidP="00AE3EB1">
      <w:pPr>
        <w:tabs>
          <w:tab w:val="left" w:pos="1665"/>
        </w:tabs>
        <w:spacing w:after="480"/>
        <w:rPr>
          <w:sz w:val="24"/>
          <w:szCs w:val="24"/>
        </w:rPr>
      </w:pPr>
      <w:r w:rsidRPr="005379D1">
        <w:rPr>
          <w:sz w:val="24"/>
          <w:szCs w:val="24"/>
        </w:rPr>
        <w:t xml:space="preserve">Soupis funkční a nefunkčních požadavků a možný návrh </w:t>
      </w:r>
      <w:r w:rsidR="00A24DC2" w:rsidRPr="005379D1">
        <w:rPr>
          <w:sz w:val="24"/>
          <w:szCs w:val="24"/>
        </w:rPr>
        <w:t>podoby webové aplikace rozdělené do dvou samostatných webových služeb</w:t>
      </w:r>
      <w:r w:rsidR="00044747" w:rsidRPr="005379D1">
        <w:rPr>
          <w:sz w:val="24"/>
          <w:szCs w:val="24"/>
        </w:rPr>
        <w:t xml:space="preserve"> a frontendu</w:t>
      </w:r>
      <w:r w:rsidR="00D168CB">
        <w:rPr>
          <w:sz w:val="24"/>
          <w:szCs w:val="24"/>
        </w:rPr>
        <w:t xml:space="preserve"> (</w:t>
      </w:r>
      <w:r w:rsidR="005D7B31">
        <w:rPr>
          <w:sz w:val="24"/>
          <w:szCs w:val="24"/>
        </w:rPr>
        <w:t>GUI)</w:t>
      </w:r>
      <w:r w:rsidR="00044747" w:rsidRPr="005379D1">
        <w:rPr>
          <w:sz w:val="24"/>
          <w:szCs w:val="24"/>
        </w:rPr>
        <w:t>.</w:t>
      </w:r>
      <w:r w:rsidR="00305E7F">
        <w:rPr>
          <w:sz w:val="24"/>
          <w:szCs w:val="24"/>
        </w:rPr>
        <w:t xml:space="preserve"> Dokument obsahuje možný návrh databázových tabulek a </w:t>
      </w:r>
      <w:r w:rsidR="003B6E0A">
        <w:rPr>
          <w:sz w:val="24"/>
          <w:szCs w:val="24"/>
        </w:rPr>
        <w:t xml:space="preserve">několik příkladů možných scénářů pro každou službu. Součástí je i popis </w:t>
      </w:r>
      <w:r w:rsidR="00361F90">
        <w:rPr>
          <w:sz w:val="24"/>
          <w:szCs w:val="24"/>
        </w:rPr>
        <w:t>požadavků na frontend.</w:t>
      </w:r>
    </w:p>
    <w:p w14:paraId="7799B304" w14:textId="77777777" w:rsidR="00AE3EB1" w:rsidRDefault="00AE3EB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793116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A691F6" w14:textId="7ACAF34F" w:rsidR="00044747" w:rsidRDefault="00044747">
          <w:pPr>
            <w:pStyle w:val="Nadpisobsahu"/>
          </w:pPr>
          <w:r>
            <w:t>Obsah</w:t>
          </w:r>
        </w:p>
        <w:p w14:paraId="1AFCE7D1" w14:textId="6DCB3B72" w:rsidR="00A36264" w:rsidRDefault="00044747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36264" w:rsidRPr="00726637">
            <w:rPr>
              <w:rStyle w:val="Hypertextovodkaz"/>
              <w:noProof/>
            </w:rPr>
            <w:fldChar w:fldCharType="begin"/>
          </w:r>
          <w:r w:rsidR="00A36264" w:rsidRPr="00726637">
            <w:rPr>
              <w:rStyle w:val="Hypertextovodkaz"/>
              <w:noProof/>
            </w:rPr>
            <w:instrText xml:space="preserve"> </w:instrText>
          </w:r>
          <w:r w:rsidR="00A36264">
            <w:rPr>
              <w:noProof/>
            </w:rPr>
            <w:instrText>HYPERLINK \l "_Toc218707565"</w:instrText>
          </w:r>
          <w:r w:rsidR="00A36264" w:rsidRPr="00726637">
            <w:rPr>
              <w:rStyle w:val="Hypertextovodkaz"/>
              <w:noProof/>
            </w:rPr>
            <w:instrText xml:space="preserve"> </w:instrText>
          </w:r>
          <w:r w:rsidR="00A36264" w:rsidRPr="00726637">
            <w:rPr>
              <w:rStyle w:val="Hypertextovodkaz"/>
              <w:noProof/>
            </w:rPr>
          </w:r>
          <w:r w:rsidR="00A36264" w:rsidRPr="00726637">
            <w:rPr>
              <w:rStyle w:val="Hypertextovodkaz"/>
              <w:noProof/>
            </w:rPr>
            <w:fldChar w:fldCharType="separate"/>
          </w:r>
          <w:r w:rsidR="00A36264" w:rsidRPr="00726637">
            <w:rPr>
              <w:rStyle w:val="Hypertextovodkaz"/>
              <w:noProof/>
            </w:rPr>
            <w:t>Funkční požadavky</w:t>
          </w:r>
          <w:r w:rsidR="00A36264">
            <w:rPr>
              <w:noProof/>
              <w:webHidden/>
            </w:rPr>
            <w:tab/>
          </w:r>
          <w:r w:rsidR="00A36264">
            <w:rPr>
              <w:noProof/>
              <w:webHidden/>
            </w:rPr>
            <w:fldChar w:fldCharType="begin"/>
          </w:r>
          <w:r w:rsidR="00A36264">
            <w:rPr>
              <w:noProof/>
              <w:webHidden/>
            </w:rPr>
            <w:instrText xml:space="preserve"> PAGEREF _Toc218707565 \h </w:instrText>
          </w:r>
          <w:r w:rsidR="00A36264">
            <w:rPr>
              <w:noProof/>
              <w:webHidden/>
            </w:rPr>
          </w:r>
          <w:r w:rsidR="00A36264">
            <w:rPr>
              <w:noProof/>
              <w:webHidden/>
            </w:rPr>
            <w:fldChar w:fldCharType="separate"/>
          </w:r>
          <w:ins w:id="0" w:author="Daniel Schmid" w:date="2026-01-07T21:07:00Z" w16du:dateUtc="2026-01-07T20:07:00Z">
            <w:r w:rsidR="00BD20E3">
              <w:rPr>
                <w:noProof/>
                <w:webHidden/>
              </w:rPr>
              <w:t>3</w:t>
            </w:r>
          </w:ins>
          <w:del w:id="1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4</w:delText>
            </w:r>
          </w:del>
          <w:r w:rsidR="00A36264">
            <w:rPr>
              <w:noProof/>
              <w:webHidden/>
            </w:rPr>
            <w:fldChar w:fldCharType="end"/>
          </w:r>
          <w:r w:rsidR="00A36264" w:rsidRPr="00726637">
            <w:rPr>
              <w:rStyle w:val="Hypertextovodkaz"/>
              <w:noProof/>
            </w:rPr>
            <w:fldChar w:fldCharType="end"/>
          </w:r>
        </w:p>
        <w:p w14:paraId="735604EE" w14:textId="048F0591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"_Toc218707566"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Běžný účet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_Toc218707566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" w:author="Daniel Schmid" w:date="2026-01-07T21:07:00Z" w16du:dateUtc="2026-01-07T20:07:00Z">
            <w:r w:rsidR="00BD20E3">
              <w:rPr>
                <w:noProof/>
                <w:webHidden/>
              </w:rPr>
              <w:t>3</w:t>
            </w:r>
          </w:ins>
          <w:del w:id="3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4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46080DA8" w14:textId="7DD52E7A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"_Toc218707567"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Spořící účet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_Toc218707567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" w:author="Daniel Schmid" w:date="2026-01-07T21:07:00Z" w16du:dateUtc="2026-01-07T20:07:00Z">
            <w:r w:rsidR="00BD20E3">
              <w:rPr>
                <w:noProof/>
                <w:webHidden/>
              </w:rPr>
              <w:t>3</w:t>
            </w:r>
          </w:ins>
          <w:del w:id="5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4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3E00AEC9" w14:textId="7664F99D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"_Toc218707568"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Příjmy, výdaje či další produkty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_Toc218707568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" w:author="Daniel Schmid" w:date="2026-01-07T21:07:00Z" w16du:dateUtc="2026-01-07T20:07:00Z">
            <w:r w:rsidR="00BD20E3">
              <w:rPr>
                <w:noProof/>
                <w:webHidden/>
              </w:rPr>
              <w:t>3</w:t>
            </w:r>
          </w:ins>
          <w:del w:id="7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4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3B3E3D2C" w14:textId="1AC8E4DD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"_Toc218707569"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Události (Systém)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_Toc218707569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" w:author="Daniel Schmid" w:date="2026-01-07T21:07:00Z" w16du:dateUtc="2026-01-07T20:07:00Z">
            <w:r w:rsidR="00BD20E3">
              <w:rPr>
                <w:noProof/>
                <w:webHidden/>
              </w:rPr>
              <w:t>4</w:t>
            </w:r>
          </w:ins>
          <w:del w:id="9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5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5DBD86E4" w14:textId="2800AA42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"_Toc218707570"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Role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" w:author="Daniel Schmid" w:date="2026-01-07T21:07:00Z" w16du:dateUtc="2026-01-07T20:07:00Z">
            <w:r w:rsidR="00BD20E3">
              <w:rPr>
                <w:noProof/>
                <w:webHidden/>
              </w:rPr>
              <w:t>4</w:t>
            </w:r>
          </w:ins>
          <w:del w:id="11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5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4AECC4B9" w14:textId="3C9073C1" w:rsidR="00A36264" w:rsidRDefault="00A362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"_Toc218707571"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Nefunkční požadavky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13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7843DC9F" w14:textId="0CB57B6C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"_Toc218707572"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Výkon a škálovatelnost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15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5E73C3C9" w14:textId="294C9C94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"_Toc218707573"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Bezpečnost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17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1A2AD1F6" w14:textId="7B1F9209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"_Toc218707574"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Uživatelská přívětivost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19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77C578F8" w14:textId="05324CEC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"_Toc218707575"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Kompatibilita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21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6DBEC18B" w14:textId="75BDB1B4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"_Toc218707576"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Technologické preference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23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4A13F0A6" w14:textId="09573A88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"_Toc218707577"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Bonusové funkce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" w:author="Daniel Schmid" w:date="2026-01-07T21:07:00Z" w16du:dateUtc="2026-01-07T20:07:00Z">
            <w:r w:rsidR="00BD20E3">
              <w:rPr>
                <w:noProof/>
                <w:webHidden/>
              </w:rPr>
              <w:t>5</w:t>
            </w:r>
          </w:ins>
          <w:del w:id="25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6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7A03F395" w14:textId="726D3BDC" w:rsidR="00A36264" w:rsidRDefault="00A362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"_Toc218707578"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Backend - AuthManager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" w:author="Daniel Schmid" w:date="2026-01-07T21:07:00Z" w16du:dateUtc="2026-01-07T20:07:00Z">
            <w:r w:rsidR="00BD20E3">
              <w:rPr>
                <w:noProof/>
                <w:webHidden/>
              </w:rPr>
              <w:t>6</w:t>
            </w:r>
          </w:ins>
          <w:del w:id="27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7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04A48ED2" w14:textId="639E598F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"_Toc218707579"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Možná podoba databázových tabulek a jejich struktura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_Toc218707579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" w:author="Daniel Schmid" w:date="2026-01-07T21:07:00Z" w16du:dateUtc="2026-01-07T20:07:00Z">
            <w:r w:rsidR="00BD20E3">
              <w:rPr>
                <w:noProof/>
                <w:webHidden/>
              </w:rPr>
              <w:t>6</w:t>
            </w:r>
          </w:ins>
          <w:del w:id="29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7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3807D326" w14:textId="4CDEBFDB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"_Toc218707580"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Příklady možných scénářů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" w:author="Daniel Schmid" w:date="2026-01-07T21:07:00Z" w16du:dateUtc="2026-01-07T20:07:00Z">
            <w:r w:rsidR="00BD20E3">
              <w:rPr>
                <w:noProof/>
                <w:webHidden/>
              </w:rPr>
              <w:t>6</w:t>
            </w:r>
          </w:ins>
          <w:del w:id="31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7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1F3C2FE0" w14:textId="18730688" w:rsidR="00A36264" w:rsidRDefault="00A362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"_Toc218707581"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Backend - TransactionManager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" w:author="Daniel Schmid" w:date="2026-01-07T21:07:00Z" w16du:dateUtc="2026-01-07T20:07:00Z">
            <w:r w:rsidR="00BD20E3">
              <w:rPr>
                <w:noProof/>
                <w:webHidden/>
              </w:rPr>
              <w:t>7</w:t>
            </w:r>
          </w:ins>
          <w:del w:id="33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8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63055A66" w14:textId="0FCE5E4F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"_Toc218707582"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Možná podoba databázových tabulek a jejich struktura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" w:author="Daniel Schmid" w:date="2026-01-07T21:07:00Z" w16du:dateUtc="2026-01-07T20:07:00Z">
            <w:r w:rsidR="00BD20E3">
              <w:rPr>
                <w:noProof/>
                <w:webHidden/>
              </w:rPr>
              <w:t>7</w:t>
            </w:r>
          </w:ins>
          <w:del w:id="35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8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5F69D378" w14:textId="7B04BA70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"_Toc218707583"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Příklady možných scénářů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6" w:author="Daniel Schmid" w:date="2026-01-07T21:07:00Z" w16du:dateUtc="2026-01-07T20:07:00Z">
            <w:r w:rsidR="00BD20E3">
              <w:rPr>
                <w:noProof/>
                <w:webHidden/>
              </w:rPr>
              <w:t>7</w:t>
            </w:r>
          </w:ins>
          <w:del w:id="37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8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79E28951" w14:textId="7F714E4C" w:rsidR="00A36264" w:rsidRDefault="00A362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"_Toc218707584"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Frontend – obrazovky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8" w:author="Daniel Schmid" w:date="2026-01-07T21:07:00Z" w16du:dateUtc="2026-01-07T20:07:00Z">
            <w:r w:rsidR="00BD20E3">
              <w:rPr>
                <w:noProof/>
                <w:webHidden/>
              </w:rPr>
              <w:t>9</w:t>
            </w:r>
          </w:ins>
          <w:del w:id="39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10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02BAE9C2" w14:textId="38D5C44D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"_Toc218707585"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Společná část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0" w:author="Daniel Schmid" w:date="2026-01-07T21:07:00Z" w16du:dateUtc="2026-01-07T20:07:00Z">
            <w:r w:rsidR="00BD20E3">
              <w:rPr>
                <w:noProof/>
                <w:webHidden/>
              </w:rPr>
              <w:t>9</w:t>
            </w:r>
          </w:ins>
          <w:del w:id="41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10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57A6585E" w14:textId="7BD8A033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"_Toc218707586"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Klientská část (studenti SOA)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2" w:author="Daniel Schmid" w:date="2026-01-07T21:07:00Z" w16du:dateUtc="2026-01-07T20:07:00Z">
            <w:r w:rsidR="00BD20E3">
              <w:rPr>
                <w:noProof/>
                <w:webHidden/>
              </w:rPr>
              <w:t>9</w:t>
            </w:r>
          </w:ins>
          <w:del w:id="43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10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23990464" w14:textId="4086C9C0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"_Toc218707587"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Operátorská část</w:t>
          </w:r>
          <w:r w:rsidRPr="00726637">
            <w:rPr>
              <w:rStyle w:val="Hypertextovodkaz"/>
              <w:b/>
              <w:bCs/>
              <w:noProof/>
            </w:rPr>
            <w:t xml:space="preserve"> </w:t>
          </w:r>
          <w:r w:rsidRPr="00726637">
            <w:rPr>
              <w:rStyle w:val="Hypertextovodkaz"/>
              <w:noProof/>
            </w:rPr>
            <w:t>(pro studenty OA)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" w:author="Daniel Schmid" w:date="2026-01-07T21:07:00Z" w16du:dateUtc="2026-01-07T20:07:00Z">
            <w:r w:rsidR="00BD20E3">
              <w:rPr>
                <w:noProof/>
                <w:webHidden/>
              </w:rPr>
              <w:t>9</w:t>
            </w:r>
          </w:ins>
          <w:del w:id="45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10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404A2C92" w14:textId="0DF6A318" w:rsidR="00A36264" w:rsidRDefault="00A3626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"_Toc218707588"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Administrátorská část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6" w:author="Daniel Schmid" w:date="2026-01-07T21:07:00Z" w16du:dateUtc="2026-01-07T20:07:00Z">
            <w:r w:rsidR="00BD20E3">
              <w:rPr>
                <w:noProof/>
                <w:webHidden/>
              </w:rPr>
              <w:t>10</w:t>
            </w:r>
          </w:ins>
          <w:del w:id="47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11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789CB860" w14:textId="49DB891D" w:rsidR="00A36264" w:rsidRDefault="00A362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726637">
            <w:rPr>
              <w:rStyle w:val="Hypertextovodkaz"/>
              <w:noProof/>
            </w:rPr>
            <w:fldChar w:fldCharType="begin"/>
          </w:r>
          <w:r w:rsidRPr="00726637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"_Toc218707589"</w:instrText>
          </w:r>
          <w:r w:rsidRPr="00726637">
            <w:rPr>
              <w:rStyle w:val="Hypertextovodkaz"/>
              <w:noProof/>
            </w:rPr>
            <w:instrText xml:space="preserve"> </w:instrText>
          </w:r>
          <w:r w:rsidRPr="00726637">
            <w:rPr>
              <w:rStyle w:val="Hypertextovodkaz"/>
              <w:noProof/>
            </w:rPr>
          </w:r>
          <w:r w:rsidRPr="00726637">
            <w:rPr>
              <w:rStyle w:val="Hypertextovodkaz"/>
              <w:noProof/>
            </w:rPr>
            <w:fldChar w:fldCharType="separate"/>
          </w:r>
          <w:r w:rsidRPr="00726637">
            <w:rPr>
              <w:rStyle w:val="Hypertextovodkaz"/>
              <w:noProof/>
            </w:rPr>
            <w:t>Databáze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_Toc218707589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8" w:author="Daniel Schmid" w:date="2026-01-07T21:07:00Z" w16du:dateUtc="2026-01-07T20:07:00Z">
            <w:r w:rsidR="00BD20E3">
              <w:rPr>
                <w:noProof/>
                <w:webHidden/>
              </w:rPr>
              <w:t>11</w:t>
            </w:r>
          </w:ins>
          <w:del w:id="49" w:author="Daniel Schmid" w:date="2026-01-07T21:07:00Z" w16du:dateUtc="2026-01-07T20:07:00Z">
            <w:r w:rsidR="00744110" w:rsidDel="00BD20E3">
              <w:rPr>
                <w:noProof/>
                <w:webHidden/>
              </w:rPr>
              <w:delText>12</w:delText>
            </w:r>
          </w:del>
          <w:r>
            <w:rPr>
              <w:noProof/>
              <w:webHidden/>
            </w:rPr>
            <w:fldChar w:fldCharType="end"/>
          </w:r>
          <w:r w:rsidRPr="00726637">
            <w:rPr>
              <w:rStyle w:val="Hypertextovodkaz"/>
              <w:noProof/>
            </w:rPr>
            <w:fldChar w:fldCharType="end"/>
          </w:r>
        </w:p>
        <w:p w14:paraId="363A75D1" w14:textId="55F79BB7" w:rsidR="00044747" w:rsidRDefault="00044747">
          <w:r>
            <w:rPr>
              <w:b/>
              <w:bCs/>
            </w:rPr>
            <w:fldChar w:fldCharType="end"/>
          </w:r>
        </w:p>
      </w:sdtContent>
    </w:sdt>
    <w:p w14:paraId="751FD8E5" w14:textId="77777777" w:rsidR="00044747" w:rsidRPr="00FA1F9A" w:rsidRDefault="00044747" w:rsidP="00044747">
      <w:pPr>
        <w:tabs>
          <w:tab w:val="left" w:pos="1665"/>
        </w:tabs>
        <w:spacing w:after="480"/>
        <w:rPr>
          <w:sz w:val="28"/>
          <w:szCs w:val="28"/>
        </w:rPr>
      </w:pPr>
    </w:p>
    <w:p w14:paraId="28CD2ED0" w14:textId="77777777" w:rsidR="00015E64" w:rsidRDefault="00015E64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33FCF1FE" w14:textId="5E70CF4A" w:rsidR="008821A3" w:rsidRPr="00294DAD" w:rsidRDefault="008821A3" w:rsidP="00F802E9">
      <w:pPr>
        <w:pStyle w:val="Nadpis1"/>
        <w:rPr>
          <w:b w:val="0"/>
        </w:rPr>
      </w:pPr>
      <w:bookmarkStart w:id="50" w:name="_Toc218707565"/>
      <w:r w:rsidRPr="00294DAD">
        <w:lastRenderedPageBreak/>
        <w:t>Funkční požadavky</w:t>
      </w:r>
      <w:bookmarkEnd w:id="50"/>
    </w:p>
    <w:p w14:paraId="52652FA2" w14:textId="277355B6" w:rsidR="008821A3" w:rsidRPr="008821A3" w:rsidRDefault="008821A3" w:rsidP="00F802E9">
      <w:pPr>
        <w:pStyle w:val="Nadpis2"/>
      </w:pPr>
      <w:bookmarkStart w:id="51" w:name="_Toc218707566"/>
      <w:r w:rsidRPr="008821A3">
        <w:t>Běžný účet</w:t>
      </w:r>
      <w:bookmarkEnd w:id="51"/>
    </w:p>
    <w:p w14:paraId="2E70F292" w14:textId="24850075" w:rsidR="008821A3" w:rsidRPr="00AC5E1A" w:rsidRDefault="006778F5" w:rsidP="008821A3">
      <w:pPr>
        <w:numPr>
          <w:ilvl w:val="1"/>
          <w:numId w:val="2"/>
        </w:numPr>
        <w:tabs>
          <w:tab w:val="left" w:pos="1665"/>
        </w:tabs>
      </w:pPr>
      <w:r w:rsidRPr="00AC5E1A">
        <w:t xml:space="preserve">Účty </w:t>
      </w:r>
      <w:r w:rsidR="008821A3" w:rsidRPr="00AC5E1A">
        <w:t>před</w:t>
      </w:r>
      <w:r w:rsidR="009B6771" w:rsidRPr="00AC5E1A">
        <w:t>em</w:t>
      </w:r>
      <w:r w:rsidR="008821A3" w:rsidRPr="00AC5E1A">
        <w:t xml:space="preserve"> vytvořené </w:t>
      </w:r>
    </w:p>
    <w:p w14:paraId="0C491249" w14:textId="4498A14D" w:rsidR="008821A3" w:rsidRDefault="008821A3" w:rsidP="008821A3">
      <w:pPr>
        <w:numPr>
          <w:ilvl w:val="1"/>
          <w:numId w:val="2"/>
        </w:numPr>
        <w:tabs>
          <w:tab w:val="left" w:pos="1665"/>
        </w:tabs>
      </w:pPr>
      <w:r>
        <w:t>Jedinečné číslo účtu</w:t>
      </w:r>
    </w:p>
    <w:p w14:paraId="694E2B27" w14:textId="39F1CCC2" w:rsidR="008821A3" w:rsidRDefault="008821A3" w:rsidP="008821A3">
      <w:pPr>
        <w:numPr>
          <w:ilvl w:val="1"/>
          <w:numId w:val="2"/>
        </w:numPr>
        <w:tabs>
          <w:tab w:val="left" w:pos="1665"/>
        </w:tabs>
      </w:pPr>
      <w:r w:rsidRPr="008821A3">
        <w:t>Zobrazení zůstatku</w:t>
      </w:r>
    </w:p>
    <w:p w14:paraId="0CE5D7AC" w14:textId="583BEF71" w:rsidR="00B534F0" w:rsidRPr="008821A3" w:rsidRDefault="00B534F0" w:rsidP="008821A3">
      <w:pPr>
        <w:numPr>
          <w:ilvl w:val="1"/>
          <w:numId w:val="2"/>
        </w:numPr>
        <w:tabs>
          <w:tab w:val="left" w:pos="1665"/>
        </w:tabs>
      </w:pPr>
      <w:r>
        <w:t xml:space="preserve">Zobrazení trvalých příkazů </w:t>
      </w:r>
      <w:r w:rsidRPr="00AC5E1A">
        <w:t>(příkazy budou spravovány pro zjednodušení pouze na straně institucí, klient si nemůže žádný trvalý příkaz sám vytvořit, upravit nebo smazat)</w:t>
      </w:r>
    </w:p>
    <w:p w14:paraId="76DA74AB" w14:textId="77777777" w:rsidR="008821A3" w:rsidRPr="008821A3" w:rsidRDefault="008821A3" w:rsidP="008821A3">
      <w:pPr>
        <w:numPr>
          <w:ilvl w:val="1"/>
          <w:numId w:val="3"/>
        </w:numPr>
        <w:tabs>
          <w:tab w:val="left" w:pos="1665"/>
        </w:tabs>
      </w:pPr>
      <w:r w:rsidRPr="008821A3">
        <w:t>Historie všech transakcí</w:t>
      </w:r>
    </w:p>
    <w:p w14:paraId="35BACDD7" w14:textId="6408AD3B" w:rsidR="008821A3" w:rsidRPr="008821A3" w:rsidRDefault="001D6F0C" w:rsidP="008821A3">
      <w:pPr>
        <w:numPr>
          <w:ilvl w:val="1"/>
          <w:numId w:val="4"/>
        </w:numPr>
        <w:tabs>
          <w:tab w:val="left" w:pos="1665"/>
        </w:tabs>
      </w:pPr>
      <w:r>
        <w:t>Jednorázová platba</w:t>
      </w:r>
      <w:r w:rsidR="00815372">
        <w:t>, převody mezi svými účty</w:t>
      </w:r>
    </w:p>
    <w:p w14:paraId="5A77858C" w14:textId="77777777" w:rsidR="008821A3" w:rsidRDefault="008821A3" w:rsidP="008821A3">
      <w:pPr>
        <w:numPr>
          <w:ilvl w:val="1"/>
          <w:numId w:val="5"/>
        </w:numPr>
        <w:tabs>
          <w:tab w:val="left" w:pos="1665"/>
        </w:tabs>
      </w:pPr>
      <w:r w:rsidRPr="008821A3">
        <w:t>Filtrování transakcí podle různých kritérií (čas, částky, příjemce, odesílatel)</w:t>
      </w:r>
    </w:p>
    <w:p w14:paraId="6A956CBD" w14:textId="75062A84" w:rsidR="008821A3" w:rsidRPr="008821A3" w:rsidRDefault="008821A3" w:rsidP="008821A3">
      <w:pPr>
        <w:numPr>
          <w:ilvl w:val="1"/>
          <w:numId w:val="5"/>
        </w:numPr>
        <w:tabs>
          <w:tab w:val="left" w:pos="1665"/>
        </w:tabs>
      </w:pPr>
      <w:r>
        <w:t>U transakcí sledovat – datum, čas, částku, příjemce, odesílatel</w:t>
      </w:r>
      <w:r w:rsidR="00AC5E1A">
        <w:t>e</w:t>
      </w:r>
      <w:r>
        <w:t xml:space="preserve">, </w:t>
      </w:r>
      <w:r w:rsidR="00AC5E1A">
        <w:t>s</w:t>
      </w:r>
      <w:r w:rsidRPr="00C10BD5">
        <w:t>pecifické symboly, konstantní symboly, variabilní symboly, poznámku k platbě (pro sebe) a komentář (i pro příjemce)</w:t>
      </w:r>
    </w:p>
    <w:p w14:paraId="000586C2" w14:textId="59122070" w:rsidR="008821A3" w:rsidRPr="008821A3" w:rsidRDefault="008821A3" w:rsidP="00F802E9">
      <w:pPr>
        <w:pStyle w:val="Nadpis2"/>
      </w:pPr>
      <w:bookmarkStart w:id="52" w:name="_Toc218707567"/>
      <w:r w:rsidRPr="7383F223">
        <w:t>Spořící účet</w:t>
      </w:r>
      <w:bookmarkEnd w:id="52"/>
    </w:p>
    <w:p w14:paraId="370AC2E2" w14:textId="3EB42764" w:rsidR="00114074" w:rsidRPr="00C2454F" w:rsidRDefault="00114074" w:rsidP="00074B09">
      <w:pPr>
        <w:numPr>
          <w:ilvl w:val="1"/>
          <w:numId w:val="6"/>
        </w:numPr>
        <w:tabs>
          <w:tab w:val="left" w:pos="1665"/>
        </w:tabs>
      </w:pPr>
      <w:r w:rsidRPr="00C2454F">
        <w:t xml:space="preserve">Různé úrokové sazby </w:t>
      </w:r>
      <w:r w:rsidR="00BE28EC">
        <w:t>podle částky</w:t>
      </w:r>
      <w:r w:rsidR="007225AB">
        <w:t xml:space="preserve"> (čím větší částka, tím menší úroková sazba, cca 2 – 3 úrokové sazby)</w:t>
      </w:r>
    </w:p>
    <w:p w14:paraId="6B0CDF83" w14:textId="591E0389" w:rsidR="008821A3" w:rsidRDefault="008821A3" w:rsidP="00074B09">
      <w:pPr>
        <w:numPr>
          <w:ilvl w:val="1"/>
          <w:numId w:val="6"/>
        </w:numPr>
        <w:tabs>
          <w:tab w:val="left" w:pos="1665"/>
        </w:tabs>
      </w:pPr>
      <w:r>
        <w:t>Ze spořícího účtu lze posílat prostředky pouze na vlastní BÚ</w:t>
      </w:r>
    </w:p>
    <w:p w14:paraId="4C06C117" w14:textId="4924C426" w:rsidR="008821A3" w:rsidRPr="00AC5E1A" w:rsidRDefault="008821A3" w:rsidP="00074B09">
      <w:pPr>
        <w:numPr>
          <w:ilvl w:val="1"/>
          <w:numId w:val="6"/>
        </w:numPr>
        <w:tabs>
          <w:tab w:val="left" w:pos="1665"/>
        </w:tabs>
      </w:pPr>
      <w:r w:rsidRPr="00AC5E1A">
        <w:t>Připisování úroků rovnou na spořící účet</w:t>
      </w:r>
      <w:r w:rsidR="007225AB">
        <w:t xml:space="preserve"> / bankovní účet</w:t>
      </w:r>
    </w:p>
    <w:p w14:paraId="3ED789B4" w14:textId="6CF0484A" w:rsidR="008821A3" w:rsidRPr="008821A3" w:rsidRDefault="00B534F0" w:rsidP="00F802E9">
      <w:pPr>
        <w:pStyle w:val="Nadpis2"/>
      </w:pPr>
      <w:bookmarkStart w:id="53" w:name="_Toc218707568"/>
      <w:r>
        <w:t>Příjmy, výdaje či další produkty</w:t>
      </w:r>
      <w:bookmarkEnd w:id="53"/>
    </w:p>
    <w:p w14:paraId="2BE11002" w14:textId="2DFE5E6C" w:rsidR="00B534F0" w:rsidRDefault="00B534F0" w:rsidP="00074B09">
      <w:pPr>
        <w:pStyle w:val="Odstavecseseznamem"/>
        <w:numPr>
          <w:ilvl w:val="1"/>
          <w:numId w:val="7"/>
        </w:numPr>
      </w:pPr>
      <w:r w:rsidRPr="00B534F0">
        <w:t xml:space="preserve">Mzda přidělovaná každých X minut </w:t>
      </w:r>
    </w:p>
    <w:p w14:paraId="558A6321" w14:textId="44624DB1" w:rsidR="000F6D0F" w:rsidRPr="008821A3" w:rsidRDefault="008821A3" w:rsidP="00F802E9">
      <w:pPr>
        <w:numPr>
          <w:ilvl w:val="1"/>
          <w:numId w:val="7"/>
        </w:numPr>
        <w:tabs>
          <w:tab w:val="clear" w:pos="1440"/>
        </w:tabs>
      </w:pPr>
      <w:r w:rsidRPr="008821A3">
        <w:t>Půjčky a investice</w:t>
      </w:r>
      <w:r w:rsidR="002D2728">
        <w:t>, Bitcoiny</w:t>
      </w:r>
    </w:p>
    <w:p w14:paraId="0E5BF6D6" w14:textId="77777777" w:rsidR="008821A3" w:rsidRPr="008821A3" w:rsidRDefault="008821A3" w:rsidP="00F802E9">
      <w:pPr>
        <w:numPr>
          <w:ilvl w:val="1"/>
          <w:numId w:val="8"/>
        </w:numPr>
      </w:pPr>
      <w:r w:rsidRPr="008821A3">
        <w:t>Možnost návštěvy instituce (student OA) pro sjednání půjčky nebo investice</w:t>
      </w:r>
    </w:p>
    <w:p w14:paraId="791924B7" w14:textId="723DEA1F" w:rsidR="008821A3" w:rsidRDefault="008821A3" w:rsidP="00074B09">
      <w:pPr>
        <w:numPr>
          <w:ilvl w:val="1"/>
          <w:numId w:val="9"/>
        </w:numPr>
        <w:tabs>
          <w:tab w:val="left" w:pos="1665"/>
        </w:tabs>
      </w:pPr>
      <w:r w:rsidRPr="008821A3">
        <w:t>Automatické strhávání a posílání prostředků v pravidelných intervalech</w:t>
      </w:r>
      <w:r w:rsidR="00B534F0">
        <w:t xml:space="preserve"> (příkaz k trvalé platbě bude tvořen na straně instituce)</w:t>
      </w:r>
    </w:p>
    <w:p w14:paraId="59072AB7" w14:textId="69D296C4" w:rsidR="00B51FC4" w:rsidRPr="008821A3" w:rsidRDefault="00B51FC4" w:rsidP="00074B09">
      <w:pPr>
        <w:numPr>
          <w:ilvl w:val="1"/>
          <w:numId w:val="9"/>
        </w:numPr>
        <w:tabs>
          <w:tab w:val="left" w:pos="1665"/>
        </w:tabs>
      </w:pPr>
      <w:r>
        <w:t xml:space="preserve">Osud </w:t>
      </w:r>
      <w:r w:rsidR="00AA1DA8">
        <w:t>–</w:t>
      </w:r>
      <w:r>
        <w:t xml:space="preserve"> </w:t>
      </w:r>
      <w:r w:rsidR="006B66DA">
        <w:t>náhodný výdaj / příjem (rozbitá pračka</w:t>
      </w:r>
      <w:r w:rsidR="00D07717">
        <w:t xml:space="preserve"> / auto</w:t>
      </w:r>
      <w:r w:rsidR="006B66DA">
        <w:t xml:space="preserve">, </w:t>
      </w:r>
      <w:r w:rsidR="00D07717">
        <w:t>výhra v loterii, …)</w:t>
      </w:r>
    </w:p>
    <w:p w14:paraId="54A26A6E" w14:textId="55E58943" w:rsidR="003E5B81" w:rsidRDefault="00B534F0" w:rsidP="00074B09">
      <w:pPr>
        <w:numPr>
          <w:ilvl w:val="1"/>
          <w:numId w:val="10"/>
        </w:numPr>
        <w:tabs>
          <w:tab w:val="left" w:pos="1665"/>
        </w:tabs>
      </w:pPr>
      <w:r w:rsidRPr="00EB6028">
        <w:t>Podpora š</w:t>
      </w:r>
      <w:r w:rsidR="008821A3" w:rsidRPr="00EB6028">
        <w:t>ablon pro různé typy investic a půjček</w:t>
      </w:r>
      <w:r w:rsidRPr="00EB6028">
        <w:t xml:space="preserve"> a výdajů (nájem, voda, plyn, elektřina, pojištění, nákupy v obchodech)</w:t>
      </w:r>
      <w:r w:rsidR="008821A3" w:rsidRPr="00EB6028">
        <w:t>, které mohou být upraveny pro konkrétního klienta</w:t>
      </w:r>
      <w:r w:rsidRPr="00EB6028">
        <w:t xml:space="preserve"> s různými časovými intervaly strhávání</w:t>
      </w:r>
    </w:p>
    <w:p w14:paraId="61CFA428" w14:textId="77777777" w:rsidR="003E5B81" w:rsidRDefault="003E5B81">
      <w:r>
        <w:br w:type="page"/>
      </w:r>
    </w:p>
    <w:p w14:paraId="107FC66B" w14:textId="42B8D0AA" w:rsidR="002B3164" w:rsidRPr="002B3164" w:rsidRDefault="002B3164" w:rsidP="00F802E9">
      <w:pPr>
        <w:pStyle w:val="Nadpis2"/>
      </w:pPr>
      <w:bookmarkStart w:id="54" w:name="_Toc218707569"/>
      <w:r w:rsidRPr="002B3164">
        <w:lastRenderedPageBreak/>
        <w:t>Událost</w:t>
      </w:r>
      <w:r w:rsidR="007E4883">
        <w:t>i (Systém)</w:t>
      </w:r>
      <w:bookmarkEnd w:id="54"/>
    </w:p>
    <w:p w14:paraId="6044469A" w14:textId="77777777" w:rsidR="00F35D38" w:rsidRDefault="00C153FE" w:rsidP="002B3164">
      <w:pPr>
        <w:numPr>
          <w:ilvl w:val="1"/>
          <w:numId w:val="1"/>
        </w:numPr>
        <w:tabs>
          <w:tab w:val="left" w:pos="1665"/>
        </w:tabs>
      </w:pPr>
      <w:r>
        <w:t xml:space="preserve">Fiktivní čas v rámci celé aplikace, např. 1 </w:t>
      </w:r>
      <w:r w:rsidR="58D6447F">
        <w:t>měsíc</w:t>
      </w:r>
      <w:r>
        <w:t xml:space="preserve"> jako </w:t>
      </w:r>
      <w:r w:rsidR="3C8B6EB6">
        <w:t>15 - 20</w:t>
      </w:r>
      <w:r>
        <w:t xml:space="preserve"> minut</w:t>
      </w:r>
      <w:r w:rsidR="00D463E8">
        <w:t xml:space="preserve"> (nastavení data a času globálně pro všechny, stejně tak rychlost plynutí dne</w:t>
      </w:r>
      <w:r w:rsidR="5FC8AFF7">
        <w:t>)</w:t>
      </w:r>
      <w:r w:rsidR="2420D6D8">
        <w:t>.</w:t>
      </w:r>
      <w:r w:rsidR="00F35D38">
        <w:t xml:space="preserve"> Jeden rok by měl vycházet cca na 4 hodiny čistého času.</w:t>
      </w:r>
    </w:p>
    <w:p w14:paraId="3DC52223" w14:textId="110D5081" w:rsidR="00CD5F9D" w:rsidRDefault="00CD5F9D" w:rsidP="002B3164">
      <w:pPr>
        <w:numPr>
          <w:ilvl w:val="1"/>
          <w:numId w:val="1"/>
        </w:numPr>
        <w:tabs>
          <w:tab w:val="left" w:pos="1665"/>
        </w:tabs>
      </w:pPr>
      <w:r>
        <w:t>Vyvolávání trvalých příkazů (každý klient individuálně dle nastavených požadavků půjčky, investice, výdajů atd.)</w:t>
      </w:r>
      <w:r w:rsidR="004B6BA8">
        <w:t xml:space="preserve"> a mezd (pravděpodobně pomocí CRON)</w:t>
      </w:r>
    </w:p>
    <w:p w14:paraId="3C3710DD" w14:textId="08B48826" w:rsidR="002B3164" w:rsidRPr="008821A3" w:rsidRDefault="002B3164" w:rsidP="002B3164">
      <w:pPr>
        <w:numPr>
          <w:ilvl w:val="1"/>
          <w:numId w:val="1"/>
        </w:numPr>
        <w:tabs>
          <w:tab w:val="left" w:pos="1665"/>
        </w:tabs>
      </w:pPr>
      <w:r>
        <w:t>Vznik náhodných „nečekaných“ událostí jako výhra v loterii, narození dítěte, rozbití lednice</w:t>
      </w:r>
      <w:r w:rsidR="004B6BA8">
        <w:t xml:space="preserve">, tzn. osud. </w:t>
      </w:r>
      <w:r w:rsidR="00F92377">
        <w:t>Pravděpodobně někde v průběhu. Osud bude opět formou nějakého příkazu vytvořeného na základě šablony.</w:t>
      </w:r>
    </w:p>
    <w:p w14:paraId="4606616B" w14:textId="77777777" w:rsidR="002B3164" w:rsidRPr="002B3164" w:rsidRDefault="002B3164" w:rsidP="002B3164">
      <w:pPr>
        <w:tabs>
          <w:tab w:val="left" w:pos="1665"/>
        </w:tabs>
        <w:ind w:left="720"/>
      </w:pPr>
    </w:p>
    <w:p w14:paraId="5F6A7E52" w14:textId="2FD080F7" w:rsidR="008821A3" w:rsidRPr="008821A3" w:rsidRDefault="008821A3" w:rsidP="00D07717">
      <w:pPr>
        <w:pStyle w:val="Nadpis2"/>
      </w:pPr>
      <w:bookmarkStart w:id="55" w:name="_Toc218707570"/>
      <w:r w:rsidRPr="008821A3">
        <w:t>Role</w:t>
      </w:r>
      <w:bookmarkEnd w:id="55"/>
    </w:p>
    <w:p w14:paraId="44E1F2B0" w14:textId="03643A41" w:rsidR="00F92377" w:rsidRDefault="00F92377" w:rsidP="00074B09">
      <w:pPr>
        <w:numPr>
          <w:ilvl w:val="1"/>
          <w:numId w:val="11"/>
        </w:numPr>
        <w:tabs>
          <w:tab w:val="left" w:pos="1665"/>
        </w:tabs>
      </w:pPr>
      <w:r>
        <w:t>Systémový administrátor (pouze jeden, pro chod celé aplikace), systémový administrátor bude vykonávat všechny zautomatizované operace (má nejvyšší oprávnění)</w:t>
      </w:r>
      <w:r w:rsidR="00E31E9A">
        <w:t xml:space="preserve">, může přidávat </w:t>
      </w:r>
      <w:r w:rsidR="007B11DB">
        <w:t xml:space="preserve">nové organizace a administrátory k těmto organizacím. </w:t>
      </w:r>
    </w:p>
    <w:p w14:paraId="3CC764FC" w14:textId="2364B446" w:rsidR="0028424C" w:rsidRDefault="0028424C" w:rsidP="00074B09">
      <w:pPr>
        <w:numPr>
          <w:ilvl w:val="1"/>
          <w:numId w:val="11"/>
        </w:numPr>
        <w:tabs>
          <w:tab w:val="left" w:pos="1665"/>
        </w:tabs>
      </w:pPr>
      <w:r>
        <w:t xml:space="preserve">Administrátor </w:t>
      </w:r>
      <w:r w:rsidR="00F92377">
        <w:t>organizace</w:t>
      </w:r>
      <w:r>
        <w:t xml:space="preserve"> (řídí čas</w:t>
      </w:r>
      <w:r w:rsidR="00A10A5B">
        <w:t xml:space="preserve"> v rámci celé aplikace, jak často chodí mzda, zakládá instituce</w:t>
      </w:r>
      <w:r w:rsidR="00ED2933">
        <w:t>, přidává uživatelské účty a přiřazuje oprávnění v rámci těchto institucí</w:t>
      </w:r>
      <w:r w:rsidR="00A10A5B">
        <w:t>)</w:t>
      </w:r>
    </w:p>
    <w:p w14:paraId="47F578E2" w14:textId="6ADFF8B1" w:rsidR="00294DAD" w:rsidRDefault="00506385" w:rsidP="00074B09">
      <w:pPr>
        <w:numPr>
          <w:ilvl w:val="1"/>
          <w:numId w:val="11"/>
        </w:numPr>
        <w:tabs>
          <w:tab w:val="left" w:pos="1665"/>
        </w:tabs>
      </w:pPr>
      <w:r>
        <w:t xml:space="preserve">Běžný uživatel – může se jednat o klienta, nebo o studenta spravující nějakou </w:t>
      </w:r>
      <w:r w:rsidR="00E815DA">
        <w:t>instituci</w:t>
      </w:r>
      <w:r>
        <w:t xml:space="preserve"> (</w:t>
      </w:r>
      <w:r w:rsidR="00E815DA">
        <w:t xml:space="preserve">pro každou instituci je jen jeden správce). V rámci této instituce má právo zadávat trvalé </w:t>
      </w:r>
      <w:r w:rsidR="00E31E9A">
        <w:t xml:space="preserve">a jednorázové </w:t>
      </w:r>
      <w:r w:rsidR="00E815DA">
        <w:t>příkazy</w:t>
      </w:r>
      <w:r w:rsidR="00E31E9A">
        <w:t xml:space="preserve"> (např. pro půjčky, pojištění, jednorázový nákup, …)</w:t>
      </w:r>
    </w:p>
    <w:p w14:paraId="2D548D59" w14:textId="77777777" w:rsidR="00294DAD" w:rsidRDefault="00294DAD">
      <w:r>
        <w:br w:type="page"/>
      </w:r>
    </w:p>
    <w:p w14:paraId="379CDF96" w14:textId="77777777" w:rsidR="008821A3" w:rsidRPr="00294DAD" w:rsidRDefault="008821A3" w:rsidP="00D07717">
      <w:pPr>
        <w:pStyle w:val="Nadpis1"/>
        <w:rPr>
          <w:b w:val="0"/>
        </w:rPr>
      </w:pPr>
      <w:bookmarkStart w:id="56" w:name="_Toc218707571"/>
      <w:r w:rsidRPr="00294DAD">
        <w:lastRenderedPageBreak/>
        <w:t>Nefunkční požadavky</w:t>
      </w:r>
      <w:bookmarkEnd w:id="56"/>
    </w:p>
    <w:p w14:paraId="183A6007" w14:textId="0C2C1366" w:rsidR="008821A3" w:rsidRPr="008821A3" w:rsidRDefault="008821A3" w:rsidP="00D07717">
      <w:pPr>
        <w:pStyle w:val="Nadpis2"/>
      </w:pPr>
      <w:bookmarkStart w:id="57" w:name="_Toc218707572"/>
      <w:r w:rsidRPr="008821A3">
        <w:t>Výkon a škálovatelnost</w:t>
      </w:r>
      <w:bookmarkEnd w:id="57"/>
    </w:p>
    <w:p w14:paraId="12829A8D" w14:textId="1011D38F" w:rsidR="008821A3" w:rsidRPr="00123051" w:rsidRDefault="008821A3" w:rsidP="00074B09">
      <w:pPr>
        <w:numPr>
          <w:ilvl w:val="1"/>
          <w:numId w:val="13"/>
        </w:numPr>
        <w:tabs>
          <w:tab w:val="left" w:pos="1665"/>
        </w:tabs>
      </w:pPr>
      <w:r>
        <w:t xml:space="preserve">Aplikace by měla podporovat </w:t>
      </w:r>
      <w:r w:rsidR="002B3164">
        <w:t xml:space="preserve">minimálně </w:t>
      </w:r>
      <w:r w:rsidRPr="00292C1A">
        <w:t xml:space="preserve">až </w:t>
      </w:r>
      <w:r w:rsidR="002A2829" w:rsidRPr="00292C1A">
        <w:t>50</w:t>
      </w:r>
      <w:r w:rsidR="00C2454F" w:rsidRPr="00292C1A">
        <w:t xml:space="preserve"> </w:t>
      </w:r>
      <w:r w:rsidRPr="00292C1A">
        <w:t>současně připojených uživatelů</w:t>
      </w:r>
      <w:r w:rsidR="00292C1A">
        <w:t>. Z toho max. 30 studentů SOU a zbytek studenti obchodky (obsluha institucí)</w:t>
      </w:r>
    </w:p>
    <w:p w14:paraId="0BBAAA8B" w14:textId="2DE5E1AA" w:rsidR="00123051" w:rsidRPr="008821A3" w:rsidRDefault="006A35EF" w:rsidP="00074B09">
      <w:pPr>
        <w:numPr>
          <w:ilvl w:val="1"/>
          <w:numId w:val="13"/>
        </w:numPr>
        <w:tabs>
          <w:tab w:val="left" w:pos="1665"/>
        </w:tabs>
      </w:pPr>
      <w:r>
        <w:t>Microservices</w:t>
      </w:r>
    </w:p>
    <w:p w14:paraId="376FDAEE" w14:textId="310AF37F" w:rsidR="008821A3" w:rsidRPr="008821A3" w:rsidRDefault="008821A3" w:rsidP="00D07717">
      <w:pPr>
        <w:pStyle w:val="Nadpis2"/>
      </w:pPr>
      <w:bookmarkStart w:id="58" w:name="_Toc218707573"/>
      <w:r w:rsidRPr="008821A3">
        <w:t>Bezpečnost</w:t>
      </w:r>
      <w:bookmarkEnd w:id="58"/>
    </w:p>
    <w:p w14:paraId="592EAFC8" w14:textId="6A544568" w:rsidR="008821A3" w:rsidRPr="008821A3" w:rsidRDefault="008821A3" w:rsidP="00074B09">
      <w:pPr>
        <w:numPr>
          <w:ilvl w:val="1"/>
          <w:numId w:val="14"/>
        </w:numPr>
        <w:tabs>
          <w:tab w:val="left" w:pos="1665"/>
        </w:tabs>
      </w:pPr>
      <w:r w:rsidRPr="008821A3">
        <w:t>Přihlášení a ověřování oprávnění</w:t>
      </w:r>
      <w:r w:rsidR="002B3164">
        <w:t>, tokeny s danou platností (takovou, aby nedocházelo k automatickému odhlašování)</w:t>
      </w:r>
      <w:r w:rsidR="005102F9">
        <w:t xml:space="preserve"> – JWT token s minimální platností 24 hodin</w:t>
      </w:r>
    </w:p>
    <w:p w14:paraId="6F1A64E5" w14:textId="77777777" w:rsidR="008821A3" w:rsidRPr="008821A3" w:rsidRDefault="008821A3" w:rsidP="00074B09">
      <w:pPr>
        <w:numPr>
          <w:ilvl w:val="1"/>
          <w:numId w:val="15"/>
        </w:numPr>
        <w:tabs>
          <w:tab w:val="left" w:pos="1665"/>
        </w:tabs>
      </w:pPr>
      <w:r w:rsidRPr="008821A3">
        <w:t>Komunikace přes HTTPS</w:t>
      </w:r>
    </w:p>
    <w:p w14:paraId="38DFACEC" w14:textId="52866C06" w:rsidR="002B3164" w:rsidRPr="008821A3" w:rsidRDefault="008821A3" w:rsidP="00074B09">
      <w:pPr>
        <w:numPr>
          <w:ilvl w:val="1"/>
          <w:numId w:val="16"/>
        </w:numPr>
        <w:tabs>
          <w:tab w:val="left" w:pos="1665"/>
        </w:tabs>
      </w:pPr>
      <w:r w:rsidRPr="008821A3">
        <w:t xml:space="preserve">Hashovaná hesla </w:t>
      </w:r>
      <w:r w:rsidR="002B3164">
        <w:t xml:space="preserve">všech </w:t>
      </w:r>
      <w:r w:rsidRPr="008821A3">
        <w:t>uživatelů</w:t>
      </w:r>
    </w:p>
    <w:p w14:paraId="510AB19D" w14:textId="56A91EAF" w:rsidR="008821A3" w:rsidRPr="008821A3" w:rsidRDefault="008821A3" w:rsidP="00D07717">
      <w:pPr>
        <w:pStyle w:val="Nadpis2"/>
      </w:pPr>
      <w:bookmarkStart w:id="59" w:name="_Toc218707574"/>
      <w:r w:rsidRPr="008821A3">
        <w:t>Uživatelská přívětivost</w:t>
      </w:r>
      <w:bookmarkEnd w:id="59"/>
    </w:p>
    <w:p w14:paraId="224CAD34" w14:textId="43185B93" w:rsidR="008821A3" w:rsidRPr="008821A3" w:rsidRDefault="008821A3" w:rsidP="00074B09">
      <w:pPr>
        <w:numPr>
          <w:ilvl w:val="1"/>
          <w:numId w:val="17"/>
        </w:numPr>
        <w:tabs>
          <w:tab w:val="left" w:pos="1665"/>
        </w:tabs>
      </w:pPr>
      <w:r w:rsidRPr="008821A3">
        <w:t>Responsivní a mobile-first design</w:t>
      </w:r>
      <w:r w:rsidR="00EF78A1">
        <w:t xml:space="preserve"> (aplikace poběží hlavně na telefonech a tabletech, instituce pak nejspíše </w:t>
      </w:r>
      <w:r w:rsidR="00CA046F">
        <w:t>na PC)</w:t>
      </w:r>
    </w:p>
    <w:p w14:paraId="729D5D35" w14:textId="77777777" w:rsidR="008821A3" w:rsidRPr="008821A3" w:rsidRDefault="008821A3" w:rsidP="00074B09">
      <w:pPr>
        <w:numPr>
          <w:ilvl w:val="1"/>
          <w:numId w:val="18"/>
        </w:numPr>
        <w:tabs>
          <w:tab w:val="left" w:pos="1665"/>
        </w:tabs>
      </w:pPr>
      <w:r w:rsidRPr="008821A3">
        <w:t>Intuitivní uživatelské rozhraní podobné mobilním bankovním aplikacím</w:t>
      </w:r>
    </w:p>
    <w:p w14:paraId="1A0DB8BC" w14:textId="1CBE96BA" w:rsidR="008821A3" w:rsidRPr="008821A3" w:rsidRDefault="008821A3" w:rsidP="00D07717">
      <w:pPr>
        <w:pStyle w:val="Nadpis2"/>
      </w:pPr>
      <w:bookmarkStart w:id="60" w:name="_Toc218707575"/>
      <w:r w:rsidRPr="008821A3">
        <w:t>Kompatibilita</w:t>
      </w:r>
      <w:bookmarkEnd w:id="60"/>
    </w:p>
    <w:p w14:paraId="1B74CF27" w14:textId="77777777" w:rsidR="008821A3" w:rsidRPr="008821A3" w:rsidRDefault="008821A3" w:rsidP="00074B09">
      <w:pPr>
        <w:numPr>
          <w:ilvl w:val="1"/>
          <w:numId w:val="19"/>
        </w:numPr>
        <w:tabs>
          <w:tab w:val="left" w:pos="1665"/>
        </w:tabs>
      </w:pPr>
      <w:r w:rsidRPr="008821A3">
        <w:t>Funkčnost na všech aktuálních webových prohlížečích</w:t>
      </w:r>
    </w:p>
    <w:p w14:paraId="70B11338" w14:textId="0FC9EC37" w:rsidR="008821A3" w:rsidRPr="008821A3" w:rsidRDefault="008821A3" w:rsidP="00D07717">
      <w:pPr>
        <w:pStyle w:val="Nadpis2"/>
      </w:pPr>
      <w:bookmarkStart w:id="61" w:name="_Toc218707576"/>
      <w:r w:rsidRPr="002B3164">
        <w:t>Technologické preference</w:t>
      </w:r>
      <w:bookmarkEnd w:id="61"/>
    </w:p>
    <w:p w14:paraId="543B41CE" w14:textId="670F086D" w:rsidR="008821A3" w:rsidRDefault="008821A3" w:rsidP="00074B09">
      <w:pPr>
        <w:numPr>
          <w:ilvl w:val="1"/>
          <w:numId w:val="20"/>
        </w:numPr>
        <w:tabs>
          <w:tab w:val="left" w:pos="1665"/>
        </w:tabs>
      </w:pPr>
      <w:r w:rsidRPr="008821A3">
        <w:t xml:space="preserve">Node.js pro backend a </w:t>
      </w:r>
      <w:r w:rsidR="00D744C4">
        <w:t>Handlebars pro frontend</w:t>
      </w:r>
    </w:p>
    <w:p w14:paraId="1918CF58" w14:textId="3872B763" w:rsidR="00367436" w:rsidRPr="008821A3" w:rsidRDefault="00325523" w:rsidP="00AE3EB1">
      <w:pPr>
        <w:numPr>
          <w:ilvl w:val="1"/>
          <w:numId w:val="21"/>
        </w:numPr>
        <w:tabs>
          <w:tab w:val="left" w:pos="1665"/>
        </w:tabs>
      </w:pPr>
      <w:r>
        <w:t>REST API (JSON)</w:t>
      </w:r>
      <w:r w:rsidR="00CA046F">
        <w:t xml:space="preserve"> </w:t>
      </w:r>
    </w:p>
    <w:p w14:paraId="00585C6C" w14:textId="77777777" w:rsidR="008821A3" w:rsidRPr="008821A3" w:rsidRDefault="008821A3" w:rsidP="00367436">
      <w:pPr>
        <w:numPr>
          <w:ilvl w:val="1"/>
          <w:numId w:val="21"/>
        </w:numPr>
        <w:tabs>
          <w:tab w:val="left" w:pos="1665"/>
        </w:tabs>
      </w:pPr>
      <w:r w:rsidRPr="008821A3">
        <w:t>Vypracování plánu pro hostování aplikace a minimální požadavky pro běh aplikace</w:t>
      </w:r>
    </w:p>
    <w:p w14:paraId="58DE53E1" w14:textId="5077BDF1" w:rsidR="008821A3" w:rsidRPr="008821A3" w:rsidRDefault="008821A3" w:rsidP="00D07717">
      <w:pPr>
        <w:pStyle w:val="Nadpis2"/>
      </w:pPr>
      <w:bookmarkStart w:id="62" w:name="_Toc218707577"/>
      <w:r w:rsidRPr="008821A3">
        <w:t>Bonusové funkce</w:t>
      </w:r>
      <w:bookmarkEnd w:id="62"/>
    </w:p>
    <w:p w14:paraId="6444C4DD" w14:textId="77777777" w:rsidR="008821A3" w:rsidRDefault="008821A3" w:rsidP="00074B09">
      <w:pPr>
        <w:numPr>
          <w:ilvl w:val="1"/>
          <w:numId w:val="22"/>
        </w:numPr>
        <w:tabs>
          <w:tab w:val="left" w:pos="1665"/>
        </w:tabs>
      </w:pPr>
      <w:r w:rsidRPr="008821A3">
        <w:t>Generování a načítání QR kódů pro platby</w:t>
      </w:r>
    </w:p>
    <w:p w14:paraId="6FF35DB1" w14:textId="73CED334" w:rsidR="005E2190" w:rsidRPr="008821A3" w:rsidRDefault="005E2190" w:rsidP="00074B09">
      <w:pPr>
        <w:numPr>
          <w:ilvl w:val="1"/>
          <w:numId w:val="22"/>
        </w:numPr>
        <w:tabs>
          <w:tab w:val="left" w:pos="1665"/>
        </w:tabs>
      </w:pPr>
      <w:r>
        <w:t>Platební karta</w:t>
      </w:r>
    </w:p>
    <w:p w14:paraId="0DBE7A52" w14:textId="5C48B85F" w:rsidR="008821A3" w:rsidRDefault="008821A3" w:rsidP="00074B09">
      <w:pPr>
        <w:numPr>
          <w:ilvl w:val="1"/>
          <w:numId w:val="23"/>
        </w:numPr>
        <w:tabs>
          <w:tab w:val="left" w:pos="1665"/>
        </w:tabs>
      </w:pPr>
      <w:r w:rsidRPr="008821A3">
        <w:t>Vznik různých situací (výhra v loterii, nečekané výdaje)</w:t>
      </w:r>
      <w:r w:rsidR="005E2190">
        <w:t>, tzv. OSUD</w:t>
      </w:r>
    </w:p>
    <w:p w14:paraId="5C0499E4" w14:textId="5F6742C0" w:rsidR="008821A3" w:rsidRDefault="008821A3" w:rsidP="008821A3">
      <w:pPr>
        <w:tabs>
          <w:tab w:val="left" w:pos="1665"/>
        </w:tabs>
      </w:pPr>
    </w:p>
    <w:p w14:paraId="7DF5DF9C" w14:textId="77777777" w:rsidR="00246644" w:rsidRDefault="00246644">
      <w:pPr>
        <w:rPr>
          <w:b/>
          <w:bCs/>
        </w:rPr>
      </w:pPr>
      <w:r>
        <w:rPr>
          <w:b/>
          <w:bCs/>
        </w:rPr>
        <w:br w:type="page"/>
      </w:r>
    </w:p>
    <w:p w14:paraId="6546E76A" w14:textId="2C5234B4" w:rsidR="006C2A58" w:rsidRDefault="00FA1F9A" w:rsidP="005B21BE">
      <w:pPr>
        <w:pStyle w:val="Nadpis1"/>
      </w:pPr>
      <w:bookmarkStart w:id="63" w:name="_Toc218707578"/>
      <w:r>
        <w:lastRenderedPageBreak/>
        <w:t xml:space="preserve">Backend - </w:t>
      </w:r>
      <w:r w:rsidR="006C329B" w:rsidRPr="005B21BE">
        <w:t>AuthManager</w:t>
      </w:r>
      <w:bookmarkEnd w:id="63"/>
    </w:p>
    <w:p w14:paraId="734949E9" w14:textId="349534EF" w:rsidR="00F17410" w:rsidRPr="005212DE" w:rsidRDefault="00B33E2E" w:rsidP="008821A3">
      <w:pPr>
        <w:tabs>
          <w:tab w:val="left" w:pos="1665"/>
        </w:tabs>
        <w:rPr>
          <w:b/>
          <w:bCs/>
        </w:rPr>
      </w:pPr>
      <w:r>
        <w:rPr>
          <w:b/>
          <w:bCs/>
        </w:rPr>
        <w:t>uživatelé, organizace</w:t>
      </w:r>
      <w:r w:rsidR="005B21BE">
        <w:rPr>
          <w:b/>
          <w:bCs/>
        </w:rPr>
        <w:t>,</w:t>
      </w:r>
      <w:r w:rsidR="00E520E9">
        <w:rPr>
          <w:b/>
          <w:bCs/>
        </w:rPr>
        <w:t xml:space="preserve"> instituce</w:t>
      </w:r>
      <w:r w:rsidR="000F10A0">
        <w:rPr>
          <w:b/>
          <w:bCs/>
        </w:rPr>
        <w:t xml:space="preserve"> a oprávnění</w:t>
      </w:r>
      <w:r w:rsidR="009640EB">
        <w:rPr>
          <w:b/>
          <w:bCs/>
        </w:rPr>
        <w:t xml:space="preserve"> k nim</w:t>
      </w:r>
    </w:p>
    <w:p w14:paraId="503ABEAE" w14:textId="6630E72E" w:rsidR="00F17410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s</w:t>
      </w:r>
      <w:r w:rsidR="00F17410" w:rsidRPr="009578A2">
        <w:t>tará se o veškeré uživatelské účty</w:t>
      </w:r>
      <w:r w:rsidR="00744AC0" w:rsidRPr="009578A2">
        <w:t>, oprávnění</w:t>
      </w:r>
      <w:r w:rsidR="004A37D3">
        <w:t>, organizace a</w:t>
      </w:r>
      <w:r w:rsidR="00E422D7" w:rsidRPr="009578A2">
        <w:t xml:space="preserve"> instituce</w:t>
      </w:r>
    </w:p>
    <w:p w14:paraId="277E6607" w14:textId="11BCBD84" w:rsidR="006F5497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p</w:t>
      </w:r>
      <w:r w:rsidR="006F5497">
        <w:t>řidávání</w:t>
      </w:r>
      <w:r w:rsidR="00117B7C">
        <w:t xml:space="preserve">, úprava a mazání </w:t>
      </w:r>
      <w:r w:rsidR="006F5497">
        <w:t>organizací</w:t>
      </w:r>
    </w:p>
    <w:p w14:paraId="22CCC386" w14:textId="10585C77" w:rsidR="00117B7C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p</w:t>
      </w:r>
      <w:r w:rsidR="00117B7C">
        <w:t>řidávání, úprava a mazání institucí</w:t>
      </w:r>
    </w:p>
    <w:p w14:paraId="4154692D" w14:textId="30F569DC" w:rsidR="00E422D7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p</w:t>
      </w:r>
      <w:r w:rsidR="005212DE">
        <w:t>řidávání</w:t>
      </w:r>
      <w:r w:rsidR="00117B7C">
        <w:t xml:space="preserve">, úprava, mazání </w:t>
      </w:r>
      <w:r w:rsidR="005212DE">
        <w:t>uživatelů (3 různá oprávnění)</w:t>
      </w:r>
    </w:p>
    <w:p w14:paraId="02E9AEE5" w14:textId="3DCFEB19" w:rsidR="00C23306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o</w:t>
      </w:r>
      <w:r w:rsidR="00C23306">
        <w:t xml:space="preserve">věřování uživatele na základě </w:t>
      </w:r>
      <w:r w:rsidR="00D9169A">
        <w:t>přihlaš. jména a hesla (autentizace)</w:t>
      </w:r>
    </w:p>
    <w:p w14:paraId="6C08593F" w14:textId="454F215A" w:rsidR="00D9169A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p</w:t>
      </w:r>
      <w:r w:rsidR="00D9169A">
        <w:t>ři úspěšném přihlášení vracení tokenu, pomocí kterého se bude již nadále komunikovat</w:t>
      </w:r>
    </w:p>
    <w:p w14:paraId="28E5BAE6" w14:textId="54A66167" w:rsidR="005212DE" w:rsidRDefault="005B21BE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o</w:t>
      </w:r>
      <w:r w:rsidR="00D9169A">
        <w:t xml:space="preserve">věřování </w:t>
      </w:r>
      <w:r w:rsidR="00810D87">
        <w:t>oprávnění (autorizace)</w:t>
      </w:r>
      <w:r w:rsidR="00FB5AED">
        <w:t xml:space="preserve">, např. může </w:t>
      </w:r>
      <w:r w:rsidR="004A71EC">
        <w:t>uživatel XX</w:t>
      </w:r>
      <w:r w:rsidR="002F72BC">
        <w:t xml:space="preserve"> vzít peníze z tohoto účtu (má dostatečn</w:t>
      </w:r>
      <w:r w:rsidR="004A71EC">
        <w:t>á</w:t>
      </w:r>
      <w:r w:rsidR="002F72BC">
        <w:t xml:space="preserve"> oprávnění)</w:t>
      </w:r>
    </w:p>
    <w:p w14:paraId="65CC7345" w14:textId="606DF7AC" w:rsidR="00074B09" w:rsidRDefault="00074B09" w:rsidP="005B21BE">
      <w:pPr>
        <w:pStyle w:val="Nadpis2"/>
      </w:pPr>
      <w:bookmarkStart w:id="64" w:name="_Toc218707579"/>
      <w:r>
        <w:t>Možná podoba databázových</w:t>
      </w:r>
      <w:r w:rsidRPr="00074B09">
        <w:t xml:space="preserve"> tabul</w:t>
      </w:r>
      <w:r>
        <w:t>ek</w:t>
      </w:r>
      <w:r w:rsidRPr="00074B09">
        <w:t xml:space="preserve"> a jejich struktura</w:t>
      </w:r>
      <w:bookmarkEnd w:id="64"/>
    </w:p>
    <w:p w14:paraId="097D07F6" w14:textId="6A304D34" w:rsidR="006423BB" w:rsidRDefault="006423BB" w:rsidP="006423BB">
      <w:r>
        <w:t>Aktuální podoba databá</w:t>
      </w:r>
      <w:r w:rsidR="00825766">
        <w:t>z</w:t>
      </w:r>
      <w:r>
        <w:t>ových entit je definovaná v</w:t>
      </w:r>
      <w:r w:rsidR="00ED2669">
        <w:t xml:space="preserve"> rámci dokumentace API v části Schemas. Pro tuto část konkrétně v soubrou </w:t>
      </w:r>
      <w:r w:rsidR="00ED2669" w:rsidRPr="00AE3EB1">
        <w:rPr>
          <w:b/>
          <w:bCs/>
        </w:rPr>
        <w:t>AuthManager_API_vX.html</w:t>
      </w:r>
      <w:r w:rsidR="00ED2669">
        <w:t>, kdy X je číslo poslední verze.</w:t>
      </w:r>
    </w:p>
    <w:p w14:paraId="1BA947DD" w14:textId="6DC04AAC" w:rsidR="000E6DDF" w:rsidRPr="006423BB" w:rsidRDefault="00430319" w:rsidP="00AE3EB1">
      <w:r>
        <w:t>Dokumentace nemusí být finální. Pokud Vám něco nesedí, nebo přijdete na nějakou chybu či nesrovnalost</w:t>
      </w:r>
      <w:r w:rsidR="00886152">
        <w:t xml:space="preserve"> bude potřeba dokumentaci a s tím související schémata upravit.</w:t>
      </w:r>
    </w:p>
    <w:p w14:paraId="3A8E79CF" w14:textId="77777777" w:rsidR="00C56175" w:rsidRDefault="00C56175" w:rsidP="00C56175">
      <w:pPr>
        <w:tabs>
          <w:tab w:val="left" w:pos="1665"/>
        </w:tabs>
        <w:ind w:left="360"/>
        <w:rPr>
          <w:b/>
          <w:bCs/>
        </w:rPr>
      </w:pPr>
    </w:p>
    <w:p w14:paraId="5FA8D0CE" w14:textId="4A46B1EB" w:rsidR="00C56175" w:rsidRPr="00074B09" w:rsidRDefault="006C2A58" w:rsidP="005B21BE">
      <w:pPr>
        <w:pStyle w:val="Nadpis2"/>
      </w:pPr>
      <w:bookmarkStart w:id="65" w:name="_Toc218707580"/>
      <w:r>
        <w:t>Příklady možných scénářů</w:t>
      </w:r>
      <w:bookmarkEnd w:id="65"/>
    </w:p>
    <w:p w14:paraId="60A0ABAE" w14:textId="3099C337" w:rsidR="006C2A58" w:rsidRPr="006C2A58" w:rsidRDefault="006C2A58" w:rsidP="004576E8">
      <w:pPr>
        <w:numPr>
          <w:ilvl w:val="0"/>
          <w:numId w:val="96"/>
        </w:numPr>
        <w:tabs>
          <w:tab w:val="left" w:pos="1665"/>
        </w:tabs>
      </w:pPr>
      <w:r w:rsidRPr="006C2A58">
        <w:rPr>
          <w:b/>
          <w:bCs/>
        </w:rPr>
        <w:t>Registrace nového uživatele</w:t>
      </w:r>
    </w:p>
    <w:p w14:paraId="0EE72022" w14:textId="77777777" w:rsidR="006C2A58" w:rsidRPr="006C2A58" w:rsidRDefault="006C2A58" w:rsidP="004576E8">
      <w:pPr>
        <w:numPr>
          <w:ilvl w:val="1"/>
          <w:numId w:val="97"/>
        </w:numPr>
        <w:tabs>
          <w:tab w:val="left" w:pos="1665"/>
        </w:tabs>
      </w:pPr>
      <w:r w:rsidRPr="006C2A58">
        <w:t>Uživatel zadá své údaje (uživatelské jméno, heslo, email).</w:t>
      </w:r>
    </w:p>
    <w:p w14:paraId="53C87DBC" w14:textId="77777777" w:rsidR="006C2A58" w:rsidRPr="006C2A58" w:rsidRDefault="006C2A58" w:rsidP="004576E8">
      <w:pPr>
        <w:numPr>
          <w:ilvl w:val="1"/>
          <w:numId w:val="98"/>
        </w:numPr>
        <w:tabs>
          <w:tab w:val="left" w:pos="1665"/>
        </w:tabs>
      </w:pPr>
      <w:r w:rsidRPr="006C2A58">
        <w:t>AuthManager vytvoří nový záznam v tabulce Users.</w:t>
      </w:r>
    </w:p>
    <w:p w14:paraId="4D8C76C7" w14:textId="77777777" w:rsidR="006C2A58" w:rsidRPr="006C2A58" w:rsidRDefault="006C2A58" w:rsidP="004576E8">
      <w:pPr>
        <w:numPr>
          <w:ilvl w:val="1"/>
          <w:numId w:val="99"/>
        </w:numPr>
        <w:tabs>
          <w:tab w:val="left" w:pos="1665"/>
        </w:tabs>
      </w:pPr>
      <w:r w:rsidRPr="006C2A58">
        <w:t>AuthManager přiřadí uživateli výchozí oprávnění v tabulce UserPermissions.</w:t>
      </w:r>
    </w:p>
    <w:p w14:paraId="20B59633" w14:textId="15E2EB60" w:rsidR="006C2A58" w:rsidRPr="006C2A58" w:rsidRDefault="006C2A58" w:rsidP="004576E8">
      <w:pPr>
        <w:numPr>
          <w:ilvl w:val="0"/>
          <w:numId w:val="96"/>
        </w:numPr>
        <w:tabs>
          <w:tab w:val="left" w:pos="1665"/>
        </w:tabs>
      </w:pPr>
      <w:r w:rsidRPr="006C2A58">
        <w:rPr>
          <w:b/>
          <w:bCs/>
        </w:rPr>
        <w:t>Přihlášení uživatele</w:t>
      </w:r>
    </w:p>
    <w:p w14:paraId="714FD733" w14:textId="77777777" w:rsidR="006C2A58" w:rsidRPr="006C2A58" w:rsidRDefault="006C2A58" w:rsidP="004576E8">
      <w:pPr>
        <w:numPr>
          <w:ilvl w:val="1"/>
          <w:numId w:val="100"/>
        </w:numPr>
        <w:tabs>
          <w:tab w:val="left" w:pos="1665"/>
        </w:tabs>
      </w:pPr>
      <w:r w:rsidRPr="006C2A58">
        <w:t>Uživatel zadá své přihlašovací údaje.</w:t>
      </w:r>
    </w:p>
    <w:p w14:paraId="1EFFB3F8" w14:textId="77777777" w:rsidR="006C2A58" w:rsidRPr="006C2A58" w:rsidRDefault="006C2A58" w:rsidP="004576E8">
      <w:pPr>
        <w:numPr>
          <w:ilvl w:val="1"/>
          <w:numId w:val="101"/>
        </w:numPr>
        <w:tabs>
          <w:tab w:val="left" w:pos="1665"/>
        </w:tabs>
      </w:pPr>
      <w:r w:rsidRPr="006C2A58">
        <w:t>AuthManager ověří uživatelské jméno a heslo.</w:t>
      </w:r>
    </w:p>
    <w:p w14:paraId="52A7EF0F" w14:textId="77777777" w:rsidR="006C2A58" w:rsidRPr="006C2A58" w:rsidRDefault="006C2A58" w:rsidP="004576E8">
      <w:pPr>
        <w:numPr>
          <w:ilvl w:val="1"/>
          <w:numId w:val="102"/>
        </w:numPr>
        <w:tabs>
          <w:tab w:val="left" w:pos="1665"/>
        </w:tabs>
      </w:pPr>
      <w:r w:rsidRPr="006C2A58">
        <w:t>Při úspěšném ověření AuthManager vrátí token pro další komunikaci.</w:t>
      </w:r>
    </w:p>
    <w:p w14:paraId="0F8AF49C" w14:textId="3D6C85E9" w:rsidR="006C2A58" w:rsidRPr="006C2A58" w:rsidRDefault="006C2A58" w:rsidP="004576E8">
      <w:pPr>
        <w:numPr>
          <w:ilvl w:val="0"/>
          <w:numId w:val="96"/>
        </w:numPr>
        <w:tabs>
          <w:tab w:val="left" w:pos="1665"/>
        </w:tabs>
      </w:pPr>
      <w:r w:rsidRPr="006C2A58">
        <w:rPr>
          <w:b/>
          <w:bCs/>
        </w:rPr>
        <w:t>Přidání nové organizace</w:t>
      </w:r>
    </w:p>
    <w:p w14:paraId="60D6B633" w14:textId="77777777" w:rsidR="006C2A58" w:rsidRPr="006C2A58" w:rsidRDefault="006C2A58" w:rsidP="004576E8">
      <w:pPr>
        <w:numPr>
          <w:ilvl w:val="1"/>
          <w:numId w:val="103"/>
        </w:numPr>
        <w:tabs>
          <w:tab w:val="left" w:pos="1665"/>
        </w:tabs>
      </w:pPr>
      <w:r w:rsidRPr="006C2A58">
        <w:t>Administrátor zadá údaje o nové organizaci.</w:t>
      </w:r>
    </w:p>
    <w:p w14:paraId="28189ED7" w14:textId="77777777" w:rsidR="006C2A58" w:rsidRPr="006C2A58" w:rsidRDefault="006C2A58" w:rsidP="004576E8">
      <w:pPr>
        <w:numPr>
          <w:ilvl w:val="1"/>
          <w:numId w:val="104"/>
        </w:numPr>
        <w:tabs>
          <w:tab w:val="left" w:pos="1665"/>
        </w:tabs>
      </w:pPr>
      <w:r w:rsidRPr="006C2A58">
        <w:t>AuthManager vytvoří nový záznam v tabulce Organizations.</w:t>
      </w:r>
    </w:p>
    <w:p w14:paraId="53926F8D" w14:textId="075A12CA" w:rsidR="006C2A58" w:rsidRPr="006C2A58" w:rsidRDefault="006C2A58" w:rsidP="004576E8">
      <w:pPr>
        <w:numPr>
          <w:ilvl w:val="0"/>
          <w:numId w:val="96"/>
        </w:numPr>
        <w:tabs>
          <w:tab w:val="left" w:pos="1665"/>
        </w:tabs>
      </w:pPr>
      <w:r w:rsidRPr="006C2A58">
        <w:rPr>
          <w:b/>
          <w:bCs/>
        </w:rPr>
        <w:t>Přidání nové instituce</w:t>
      </w:r>
    </w:p>
    <w:p w14:paraId="33CE5F12" w14:textId="77777777" w:rsidR="006C2A58" w:rsidRPr="006C2A58" w:rsidRDefault="006C2A58" w:rsidP="004576E8">
      <w:pPr>
        <w:numPr>
          <w:ilvl w:val="1"/>
          <w:numId w:val="105"/>
        </w:numPr>
        <w:tabs>
          <w:tab w:val="left" w:pos="1665"/>
        </w:tabs>
      </w:pPr>
      <w:r w:rsidRPr="006C2A58">
        <w:t>Administrátor zadá údaje o nové instituci a přiřadí ji k organizaci.</w:t>
      </w:r>
    </w:p>
    <w:p w14:paraId="0F221021" w14:textId="77777777" w:rsidR="006C2A58" w:rsidRPr="006C2A58" w:rsidRDefault="006C2A58" w:rsidP="004576E8">
      <w:pPr>
        <w:numPr>
          <w:ilvl w:val="1"/>
          <w:numId w:val="106"/>
        </w:numPr>
        <w:tabs>
          <w:tab w:val="left" w:pos="1665"/>
        </w:tabs>
      </w:pPr>
      <w:r w:rsidRPr="006C2A58">
        <w:t>AuthManager vytvoří nový záznam v tabulce Institutions.</w:t>
      </w:r>
    </w:p>
    <w:p w14:paraId="28D18C9E" w14:textId="258F8C60" w:rsidR="006C2A58" w:rsidRPr="006C2A58" w:rsidRDefault="006C2A58" w:rsidP="004576E8">
      <w:pPr>
        <w:numPr>
          <w:ilvl w:val="0"/>
          <w:numId w:val="96"/>
        </w:numPr>
        <w:tabs>
          <w:tab w:val="left" w:pos="1665"/>
        </w:tabs>
      </w:pPr>
      <w:r w:rsidRPr="006C2A58">
        <w:rPr>
          <w:b/>
          <w:bCs/>
        </w:rPr>
        <w:t>Přiřazení uživatele k instituci</w:t>
      </w:r>
    </w:p>
    <w:p w14:paraId="0A0C5FF2" w14:textId="77777777" w:rsidR="006C2A58" w:rsidRPr="006C2A58" w:rsidRDefault="006C2A58" w:rsidP="004576E8">
      <w:pPr>
        <w:numPr>
          <w:ilvl w:val="1"/>
          <w:numId w:val="107"/>
        </w:numPr>
        <w:tabs>
          <w:tab w:val="left" w:pos="1665"/>
        </w:tabs>
      </w:pPr>
      <w:r w:rsidRPr="006C2A58">
        <w:t>Administrátor vybere uživatele a instituci.</w:t>
      </w:r>
    </w:p>
    <w:p w14:paraId="48AE5659" w14:textId="009F4481" w:rsidR="006C2A58" w:rsidRDefault="006C2A58" w:rsidP="00AE3EB1">
      <w:pPr>
        <w:numPr>
          <w:ilvl w:val="1"/>
          <w:numId w:val="108"/>
        </w:numPr>
        <w:tabs>
          <w:tab w:val="left" w:pos="1665"/>
        </w:tabs>
      </w:pPr>
      <w:r w:rsidRPr="006C2A58">
        <w:t>AuthManager vytvoří nový záznam v tabulce UserPermissions.</w:t>
      </w:r>
      <w:r>
        <w:br w:type="page"/>
      </w:r>
    </w:p>
    <w:p w14:paraId="6C76F70C" w14:textId="2FD09D4E" w:rsidR="006C2A58" w:rsidRDefault="00FA1F9A" w:rsidP="005B21BE">
      <w:pPr>
        <w:pStyle w:val="Nadpis1"/>
        <w:rPr>
          <w:b w:val="0"/>
        </w:rPr>
      </w:pPr>
      <w:bookmarkStart w:id="66" w:name="_Toc218707581"/>
      <w:r>
        <w:lastRenderedPageBreak/>
        <w:t xml:space="preserve">Backend - </w:t>
      </w:r>
      <w:r w:rsidR="006C329B" w:rsidRPr="006C2A58">
        <w:t>TransactionManager</w:t>
      </w:r>
      <w:bookmarkEnd w:id="66"/>
    </w:p>
    <w:p w14:paraId="0F06E2F1" w14:textId="267EE07E" w:rsidR="00E422D7" w:rsidRPr="006C2A58" w:rsidRDefault="00E520E9" w:rsidP="00E422D7">
      <w:pPr>
        <w:tabs>
          <w:tab w:val="left" w:pos="1665"/>
        </w:tabs>
        <w:rPr>
          <w:b/>
          <w:bCs/>
          <w:sz w:val="32"/>
          <w:szCs w:val="32"/>
        </w:rPr>
      </w:pPr>
      <w:r>
        <w:rPr>
          <w:b/>
          <w:bCs/>
        </w:rPr>
        <w:t xml:space="preserve">bankovní a spořící účty, šablony pro </w:t>
      </w:r>
      <w:r w:rsidR="00682679">
        <w:rPr>
          <w:b/>
          <w:bCs/>
        </w:rPr>
        <w:t>ostatní produkty, mzdy, automatické vykonávání trvalých příkazů</w:t>
      </w:r>
      <w:r w:rsidR="00117B7C">
        <w:rPr>
          <w:b/>
          <w:bCs/>
        </w:rPr>
        <w:t xml:space="preserve"> (složitější)</w:t>
      </w:r>
    </w:p>
    <w:p w14:paraId="75AA4AB3" w14:textId="2E142EA9" w:rsidR="00E422D7" w:rsidRDefault="00E422D7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 w:rsidRPr="009578A2">
        <w:t>Stará se o veškeré transakce</w:t>
      </w:r>
      <w:r w:rsidR="00394AF2">
        <w:t xml:space="preserve"> a automatické vykonávání trvalých příkazů</w:t>
      </w:r>
    </w:p>
    <w:p w14:paraId="69B04130" w14:textId="59D45BA2" w:rsidR="001B295A" w:rsidRPr="009578A2" w:rsidRDefault="001B295A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Generování jedinečných čísel účtů</w:t>
      </w:r>
    </w:p>
    <w:p w14:paraId="2FE33AFF" w14:textId="313AE034" w:rsidR="00402337" w:rsidRDefault="00402337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 w:rsidRPr="009578A2">
        <w:t xml:space="preserve">Vytvoření </w:t>
      </w:r>
      <w:r w:rsidR="00C01D11">
        <w:t xml:space="preserve">jednorázových </w:t>
      </w:r>
      <w:r w:rsidR="00296D7D">
        <w:t>příkazů</w:t>
      </w:r>
    </w:p>
    <w:p w14:paraId="172D504B" w14:textId="5F0B791A" w:rsidR="00A47E6A" w:rsidRDefault="00965A8A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Tvorba</w:t>
      </w:r>
      <w:r w:rsidR="00A47E6A">
        <w:t xml:space="preserve"> a správa </w:t>
      </w:r>
      <w:r w:rsidR="001005F8">
        <w:t>trvalých příkazů</w:t>
      </w:r>
    </w:p>
    <w:p w14:paraId="5780BF7D" w14:textId="0CB4ECBF" w:rsidR="00C01D11" w:rsidRPr="009578A2" w:rsidRDefault="00C01D11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Tvorba šablon příkazů pro instituce</w:t>
      </w:r>
      <w:r w:rsidR="00296D7D">
        <w:t xml:space="preserve"> (pro ostatní příjmové/výdajové produkty)</w:t>
      </w:r>
    </w:p>
    <w:p w14:paraId="7097B898" w14:textId="0A84CA82" w:rsidR="00402337" w:rsidRPr="009578A2" w:rsidRDefault="00402337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 w:rsidRPr="009578A2">
        <w:t>Výpisy transakcí (včetně filtrace)</w:t>
      </w:r>
    </w:p>
    <w:p w14:paraId="2AF21053" w14:textId="16D0DE7B" w:rsidR="00355F9F" w:rsidRDefault="009578A2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 w:rsidRPr="009578A2">
        <w:t>A</w:t>
      </w:r>
      <w:r w:rsidR="00355F9F" w:rsidRPr="009578A2">
        <w:t>ut</w:t>
      </w:r>
      <w:r w:rsidRPr="009578A2">
        <w:t>omatické vykonávání příkazů (trvalých i jednorázových)</w:t>
      </w:r>
      <w:r w:rsidR="00682679">
        <w:t xml:space="preserve"> – CRON</w:t>
      </w:r>
    </w:p>
    <w:p w14:paraId="0ACA8719" w14:textId="7E23BA6F" w:rsidR="00682679" w:rsidRPr="009578A2" w:rsidRDefault="001B295A" w:rsidP="00074B09">
      <w:pPr>
        <w:pStyle w:val="Odstavecseseznamem"/>
        <w:numPr>
          <w:ilvl w:val="0"/>
          <w:numId w:val="24"/>
        </w:numPr>
        <w:tabs>
          <w:tab w:val="left" w:pos="1665"/>
        </w:tabs>
      </w:pPr>
      <w:r>
        <w:t>Generování výpisů</w:t>
      </w:r>
    </w:p>
    <w:p w14:paraId="15AD5D83" w14:textId="77777777" w:rsidR="00294DAD" w:rsidRDefault="00294DAD" w:rsidP="009B0C54">
      <w:pPr>
        <w:tabs>
          <w:tab w:val="left" w:pos="1665"/>
        </w:tabs>
        <w:ind w:left="360"/>
        <w:rPr>
          <w:b/>
          <w:bCs/>
        </w:rPr>
      </w:pPr>
    </w:p>
    <w:p w14:paraId="65B52850" w14:textId="7221A758" w:rsidR="009B0C54" w:rsidRPr="00074B09" w:rsidRDefault="00294DAD" w:rsidP="005B21BE">
      <w:pPr>
        <w:pStyle w:val="Nadpis2"/>
      </w:pPr>
      <w:bookmarkStart w:id="67" w:name="_Toc218707582"/>
      <w:r>
        <w:t>Možná podoba d</w:t>
      </w:r>
      <w:r w:rsidR="009B0C54" w:rsidRPr="00074B09">
        <w:t>atabázov</w:t>
      </w:r>
      <w:r>
        <w:t>ých</w:t>
      </w:r>
      <w:r w:rsidR="009B0C54" w:rsidRPr="00074B09">
        <w:t xml:space="preserve"> tabul</w:t>
      </w:r>
      <w:r>
        <w:t>ek</w:t>
      </w:r>
      <w:r w:rsidR="009B0C54" w:rsidRPr="00074B09">
        <w:t xml:space="preserve"> a jejich struktura</w:t>
      </w:r>
      <w:bookmarkEnd w:id="67"/>
    </w:p>
    <w:p w14:paraId="7073EE97" w14:textId="4DC517BC" w:rsidR="00825766" w:rsidRDefault="00825766" w:rsidP="00825766">
      <w:r>
        <w:t xml:space="preserve">Aktuální podoba databázových entit je definovaná v rámci dokumentace API v části Schemas. Pro tuto část konkrétně v soubrou </w:t>
      </w:r>
      <w:r w:rsidRPr="00AE3EB1">
        <w:rPr>
          <w:b/>
          <w:bCs/>
        </w:rPr>
        <w:t>TransactionManager_API_vX</w:t>
      </w:r>
      <w:r>
        <w:t>.html, kdy X je číslo poslední verze.</w:t>
      </w:r>
    </w:p>
    <w:p w14:paraId="0757D203" w14:textId="6E2922FC" w:rsidR="00CE72C9" w:rsidRPr="006423BB" w:rsidRDefault="00CE72C9" w:rsidP="00825766">
      <w:r>
        <w:t>Dokumentace nemusí být finální. Pokud Vám něco nesedí, nebo přijdete na nějakou chybu či nesrovnalost bude potřeba dokumentaci a s tím související schémata upravit.</w:t>
      </w:r>
    </w:p>
    <w:p w14:paraId="22176B26" w14:textId="77777777" w:rsidR="00C56175" w:rsidRDefault="00C56175" w:rsidP="009B0C54">
      <w:pPr>
        <w:tabs>
          <w:tab w:val="left" w:pos="1665"/>
        </w:tabs>
        <w:ind w:left="360"/>
        <w:rPr>
          <w:b/>
          <w:bCs/>
        </w:rPr>
      </w:pPr>
    </w:p>
    <w:p w14:paraId="70E6A3DB" w14:textId="178219ED" w:rsidR="009B0C54" w:rsidRPr="00074B09" w:rsidRDefault="009B0C54" w:rsidP="005B21BE">
      <w:pPr>
        <w:pStyle w:val="Nadpis2"/>
      </w:pPr>
      <w:bookmarkStart w:id="68" w:name="_Toc218707583"/>
      <w:r w:rsidRPr="00074B09">
        <w:t>Příklad</w:t>
      </w:r>
      <w:r w:rsidR="006C2A58">
        <w:t>y možných scénářů</w:t>
      </w:r>
      <w:bookmarkEnd w:id="68"/>
    </w:p>
    <w:p w14:paraId="517B12F2" w14:textId="0F09132C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t>Vytvoření nového účtu</w:t>
      </w:r>
    </w:p>
    <w:p w14:paraId="7992A175" w14:textId="1309220A" w:rsidR="00294DAD" w:rsidRPr="00294DAD" w:rsidRDefault="00294DAD" w:rsidP="004576E8">
      <w:pPr>
        <w:numPr>
          <w:ilvl w:val="1"/>
          <w:numId w:val="110"/>
        </w:numPr>
      </w:pPr>
      <w:r w:rsidRPr="00294DAD">
        <w:t>Uživatel požádá o vytvoření nového účtu.</w:t>
      </w:r>
      <w:r w:rsidR="005315CF">
        <w:t xml:space="preserve"> (systémově při založení)</w:t>
      </w:r>
    </w:p>
    <w:p w14:paraId="0948F3A7" w14:textId="77777777" w:rsidR="00294DAD" w:rsidRPr="00294DAD" w:rsidRDefault="00294DAD" w:rsidP="004576E8">
      <w:pPr>
        <w:numPr>
          <w:ilvl w:val="1"/>
          <w:numId w:val="111"/>
        </w:numPr>
      </w:pPr>
      <w:r w:rsidRPr="00294DAD">
        <w:t>TransactionManager vygeneruje jedinečné číslo účtu.</w:t>
      </w:r>
    </w:p>
    <w:p w14:paraId="4EB801BE" w14:textId="77777777" w:rsidR="00294DAD" w:rsidRPr="00294DAD" w:rsidRDefault="00294DAD" w:rsidP="004576E8">
      <w:pPr>
        <w:numPr>
          <w:ilvl w:val="1"/>
          <w:numId w:val="112"/>
        </w:numPr>
      </w:pPr>
      <w:r w:rsidRPr="00294DAD">
        <w:t>TransactionManager vytvoří nový záznam v tabulce Accounts.</w:t>
      </w:r>
    </w:p>
    <w:p w14:paraId="0427B915" w14:textId="6A313FB8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t>Zobrazení zůstatku na účtu</w:t>
      </w:r>
    </w:p>
    <w:p w14:paraId="02F4130E" w14:textId="77777777" w:rsidR="00294DAD" w:rsidRPr="00294DAD" w:rsidRDefault="00294DAD" w:rsidP="004576E8">
      <w:pPr>
        <w:numPr>
          <w:ilvl w:val="1"/>
          <w:numId w:val="113"/>
        </w:numPr>
      </w:pPr>
      <w:r w:rsidRPr="00294DAD">
        <w:t>Uživatel požádá o zobrazení zůstatku.</w:t>
      </w:r>
    </w:p>
    <w:p w14:paraId="688BAAF1" w14:textId="77777777" w:rsidR="00294DAD" w:rsidRPr="00294DAD" w:rsidRDefault="00294DAD" w:rsidP="004576E8">
      <w:pPr>
        <w:numPr>
          <w:ilvl w:val="1"/>
          <w:numId w:val="114"/>
        </w:numPr>
      </w:pPr>
      <w:r w:rsidRPr="00294DAD">
        <w:t>TransactionManager načte zůstatek z tabulky Accounts a vrátí jej uživateli.</w:t>
      </w:r>
    </w:p>
    <w:p w14:paraId="5129DBDC" w14:textId="7E6673A5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t>Vytvoření jednorázové platby</w:t>
      </w:r>
    </w:p>
    <w:p w14:paraId="4DE45E83" w14:textId="77777777" w:rsidR="00294DAD" w:rsidRPr="00294DAD" w:rsidRDefault="00294DAD" w:rsidP="004576E8">
      <w:pPr>
        <w:numPr>
          <w:ilvl w:val="1"/>
          <w:numId w:val="115"/>
        </w:numPr>
      </w:pPr>
      <w:r w:rsidRPr="00294DAD">
        <w:t>Uživatel zadá údaje o platbě (číslo účtu příjemce, částka, VS, KS, poznámka).</w:t>
      </w:r>
    </w:p>
    <w:p w14:paraId="4D0AAE64" w14:textId="77777777" w:rsidR="00294DAD" w:rsidRPr="00294DAD" w:rsidRDefault="00294DAD" w:rsidP="004576E8">
      <w:pPr>
        <w:numPr>
          <w:ilvl w:val="1"/>
          <w:numId w:val="116"/>
        </w:numPr>
      </w:pPr>
      <w:r w:rsidRPr="00294DAD">
        <w:t>TransactionManager vytvoří nový záznam v tabulce Transactions.</w:t>
      </w:r>
    </w:p>
    <w:p w14:paraId="2DD11443" w14:textId="77777777" w:rsidR="00294DAD" w:rsidRPr="00294DAD" w:rsidRDefault="00294DAD" w:rsidP="004576E8">
      <w:pPr>
        <w:numPr>
          <w:ilvl w:val="1"/>
          <w:numId w:val="117"/>
        </w:numPr>
      </w:pPr>
      <w:r w:rsidRPr="00294DAD">
        <w:t>TransactionManager aktualizuje zůstatek v tabulce Accounts.</w:t>
      </w:r>
    </w:p>
    <w:p w14:paraId="49031153" w14:textId="3B6F802C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t>Vytvoření trvalého příkazu</w:t>
      </w:r>
    </w:p>
    <w:p w14:paraId="15BC85D4" w14:textId="77777777" w:rsidR="00294DAD" w:rsidRPr="00294DAD" w:rsidRDefault="00294DAD" w:rsidP="004576E8">
      <w:pPr>
        <w:numPr>
          <w:ilvl w:val="1"/>
          <w:numId w:val="118"/>
        </w:numPr>
      </w:pPr>
      <w:r w:rsidRPr="00294DAD">
        <w:t>Uživatel zadá údaje o trvalém příkazu (šablona, částka, frekvence).</w:t>
      </w:r>
    </w:p>
    <w:p w14:paraId="7C66E656" w14:textId="77777777" w:rsidR="00294DAD" w:rsidRPr="00294DAD" w:rsidRDefault="00294DAD" w:rsidP="004576E8">
      <w:pPr>
        <w:numPr>
          <w:ilvl w:val="1"/>
          <w:numId w:val="119"/>
        </w:numPr>
      </w:pPr>
      <w:r w:rsidRPr="00294DAD">
        <w:t>TransactionManager vytvoří nový záznam v tabulce StandingOrders.</w:t>
      </w:r>
    </w:p>
    <w:p w14:paraId="129F66A8" w14:textId="3F94DBF2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lastRenderedPageBreak/>
        <w:t>Automatické vykonávání trvalých příkazů</w:t>
      </w:r>
    </w:p>
    <w:p w14:paraId="083206CA" w14:textId="77777777" w:rsidR="00294DAD" w:rsidRPr="00294DAD" w:rsidRDefault="00294DAD" w:rsidP="004576E8">
      <w:pPr>
        <w:numPr>
          <w:ilvl w:val="1"/>
          <w:numId w:val="120"/>
        </w:numPr>
      </w:pPr>
      <w:r w:rsidRPr="00294DAD">
        <w:t>CRON spustí TransactionManager v naplánovaném čase.</w:t>
      </w:r>
    </w:p>
    <w:p w14:paraId="023B1900" w14:textId="77777777" w:rsidR="00294DAD" w:rsidRPr="00294DAD" w:rsidRDefault="00294DAD" w:rsidP="004576E8">
      <w:pPr>
        <w:numPr>
          <w:ilvl w:val="1"/>
          <w:numId w:val="121"/>
        </w:numPr>
      </w:pPr>
      <w:r w:rsidRPr="00294DAD">
        <w:t>TransactionManager načte všechny trvalé příkazy z tabulky StandingOrders.</w:t>
      </w:r>
    </w:p>
    <w:p w14:paraId="303ACF85" w14:textId="77777777" w:rsidR="00294DAD" w:rsidRPr="00294DAD" w:rsidRDefault="00294DAD" w:rsidP="004576E8">
      <w:pPr>
        <w:numPr>
          <w:ilvl w:val="1"/>
          <w:numId w:val="122"/>
        </w:numPr>
      </w:pPr>
      <w:r w:rsidRPr="00294DAD">
        <w:t>TransactionManager vytvoří nové transakce a aktualizuje zůstatky v tabulce Accounts.</w:t>
      </w:r>
    </w:p>
    <w:p w14:paraId="5B37F5D6" w14:textId="4CC6A316" w:rsidR="00294DAD" w:rsidRPr="00294DAD" w:rsidRDefault="00294DAD" w:rsidP="004576E8">
      <w:pPr>
        <w:numPr>
          <w:ilvl w:val="0"/>
          <w:numId w:val="109"/>
        </w:numPr>
        <w:rPr>
          <w:b/>
          <w:bCs/>
        </w:rPr>
      </w:pPr>
      <w:r w:rsidRPr="00294DAD">
        <w:rPr>
          <w:b/>
          <w:bCs/>
        </w:rPr>
        <w:t>Generování výpisu transakcí</w:t>
      </w:r>
    </w:p>
    <w:p w14:paraId="0CDEFF64" w14:textId="77777777" w:rsidR="00294DAD" w:rsidRPr="00294DAD" w:rsidRDefault="00294DAD" w:rsidP="004576E8">
      <w:pPr>
        <w:numPr>
          <w:ilvl w:val="1"/>
          <w:numId w:val="123"/>
        </w:numPr>
      </w:pPr>
      <w:r w:rsidRPr="00294DAD">
        <w:t>Uživatel požádá o výpis transakcí.</w:t>
      </w:r>
    </w:p>
    <w:p w14:paraId="61F86157" w14:textId="77777777" w:rsidR="00294DAD" w:rsidRPr="00294DAD" w:rsidRDefault="00294DAD" w:rsidP="004576E8">
      <w:pPr>
        <w:numPr>
          <w:ilvl w:val="1"/>
          <w:numId w:val="124"/>
        </w:numPr>
      </w:pPr>
      <w:r w:rsidRPr="00294DAD">
        <w:t>TransactionManager načte transakce z tabulky Transactions podle zadaných kritérií (čas, částka, příjemce, odesílatel).</w:t>
      </w:r>
    </w:p>
    <w:p w14:paraId="10BB216C" w14:textId="77777777" w:rsidR="00294DAD" w:rsidRPr="00294DAD" w:rsidRDefault="00294DAD" w:rsidP="004576E8">
      <w:pPr>
        <w:numPr>
          <w:ilvl w:val="1"/>
          <w:numId w:val="125"/>
        </w:numPr>
      </w:pPr>
      <w:r w:rsidRPr="00294DAD">
        <w:t>TransactionManager vrátí výpis uživateli.</w:t>
      </w:r>
    </w:p>
    <w:p w14:paraId="666CB48D" w14:textId="56BBA292" w:rsidR="00294DAD" w:rsidRDefault="00294DAD">
      <w:pPr>
        <w:rPr>
          <w:b/>
          <w:bCs/>
        </w:rPr>
      </w:pPr>
      <w:r>
        <w:rPr>
          <w:b/>
          <w:bCs/>
        </w:rPr>
        <w:br w:type="page"/>
      </w:r>
    </w:p>
    <w:p w14:paraId="44EEAB0B" w14:textId="4F96C768" w:rsidR="006F6AB9" w:rsidRPr="00294DAD" w:rsidRDefault="006F6AB9" w:rsidP="005B21BE">
      <w:pPr>
        <w:pStyle w:val="Nadpis1"/>
        <w:rPr>
          <w:b w:val="0"/>
        </w:rPr>
      </w:pPr>
      <w:bookmarkStart w:id="69" w:name="_Toc218707584"/>
      <w:r w:rsidRPr="00294DAD">
        <w:lastRenderedPageBreak/>
        <w:t>Frontend</w:t>
      </w:r>
      <w:r w:rsidR="00DD4760" w:rsidRPr="00294DAD">
        <w:t xml:space="preserve"> </w:t>
      </w:r>
      <w:r w:rsidR="00416F14" w:rsidRPr="00294DAD">
        <w:t>–</w:t>
      </w:r>
      <w:r w:rsidR="00DD4760" w:rsidRPr="00294DAD">
        <w:t xml:space="preserve"> </w:t>
      </w:r>
      <w:r w:rsidR="00416F14" w:rsidRPr="00294DAD">
        <w:t>obrazovky</w:t>
      </w:r>
      <w:bookmarkEnd w:id="69"/>
    </w:p>
    <w:p w14:paraId="60FD9E65" w14:textId="4B050184" w:rsidR="00F02CE6" w:rsidRDefault="00F02CE6" w:rsidP="005B21BE">
      <w:pPr>
        <w:pStyle w:val="Nadpis2"/>
      </w:pPr>
      <w:bookmarkStart w:id="70" w:name="_Toc218707585"/>
      <w:r>
        <w:t>Společná část</w:t>
      </w:r>
      <w:bookmarkEnd w:id="70"/>
    </w:p>
    <w:p w14:paraId="5159EE75" w14:textId="77777777" w:rsidR="00F02CE6" w:rsidRDefault="00F02CE6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6C5DE0">
        <w:rPr>
          <w:b/>
          <w:bCs/>
        </w:rPr>
        <w:t>Přihlašovací obrazovka</w:t>
      </w:r>
      <w:r>
        <w:t xml:space="preserve"> (registrační zatím není potřeba, systém admin a organizační admin se přidají skrze DB, ostatní už přidá admin organizace)</w:t>
      </w:r>
    </w:p>
    <w:p w14:paraId="704278C7" w14:textId="5D1F6737" w:rsidR="0073346D" w:rsidRDefault="0073346D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rPr>
          <w:b/>
          <w:bCs/>
        </w:rPr>
        <w:t>Obrazovka pro provedení jednorázové platby</w:t>
      </w:r>
      <w:r>
        <w:t xml:space="preserve"> (číslo účtu, kod banky, částka, VS, KS, spec. S, komentář), tlačítko pro storno a odeslání platby</w:t>
      </w:r>
    </w:p>
    <w:p w14:paraId="5FE0C3D8" w14:textId="6E89B747" w:rsidR="00495BE0" w:rsidRDefault="0059041F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t xml:space="preserve">Na všech obrazovkách by měl být vidět </w:t>
      </w:r>
      <w:r w:rsidRPr="006C5DE0">
        <w:rPr>
          <w:b/>
          <w:bCs/>
        </w:rPr>
        <w:t>přihlášený uživatel spolu s tlačítkem na odhlášení</w:t>
      </w:r>
      <w:r>
        <w:t xml:space="preserve"> </w:t>
      </w:r>
      <w:r w:rsidR="005E0AD5">
        <w:t xml:space="preserve">a </w:t>
      </w:r>
      <w:r w:rsidR="005E0AD5" w:rsidRPr="005E0AD5">
        <w:rPr>
          <w:b/>
          <w:bCs/>
        </w:rPr>
        <w:t>aktuální</w:t>
      </w:r>
      <w:r w:rsidR="006E151D">
        <w:rPr>
          <w:b/>
          <w:bCs/>
        </w:rPr>
        <w:t xml:space="preserve">ho dne </w:t>
      </w:r>
      <w:r w:rsidR="006E151D">
        <w:t>– v aplikaci plyny čas rychleji</w:t>
      </w:r>
      <w:r w:rsidR="005E0AD5">
        <w:t xml:space="preserve"> </w:t>
      </w:r>
      <w:r>
        <w:t>(např. hodní menu)</w:t>
      </w:r>
    </w:p>
    <w:p w14:paraId="45D63E59" w14:textId="62EA947E" w:rsidR="0017694E" w:rsidRPr="003106F6" w:rsidRDefault="0017694E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t xml:space="preserve">Všechny obrazovky pro vytváření </w:t>
      </w:r>
      <w:r w:rsidR="006C5DE0">
        <w:t xml:space="preserve">či správu by měly </w:t>
      </w:r>
      <w:r w:rsidR="006C5DE0" w:rsidRPr="006C5DE0">
        <w:rPr>
          <w:b/>
          <w:bCs/>
        </w:rPr>
        <w:t>tlačítko pro uložení a storno</w:t>
      </w:r>
    </w:p>
    <w:p w14:paraId="6295D565" w14:textId="49A51229" w:rsidR="003106F6" w:rsidRDefault="003106F6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t>Všechny obrazovky s přehledem (výpisem) by měly podporovat stránkování</w:t>
      </w:r>
    </w:p>
    <w:p w14:paraId="32646A97" w14:textId="1D0DC3B8" w:rsidR="00F02CE6" w:rsidRPr="00B62DFE" w:rsidRDefault="0061608D" w:rsidP="006F6AB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t xml:space="preserve">Ve všech částích by mělo být možné </w:t>
      </w:r>
      <w:r w:rsidRPr="00BF390A">
        <w:rPr>
          <w:b/>
          <w:bCs/>
        </w:rPr>
        <w:t>zobrazovat chybové / informační hlášky</w:t>
      </w:r>
      <w:r>
        <w:t xml:space="preserve"> (dialog, lišta</w:t>
      </w:r>
      <w:r w:rsidR="00BC5308">
        <w:t>, …)</w:t>
      </w:r>
    </w:p>
    <w:p w14:paraId="0A857711" w14:textId="20C919D1" w:rsidR="00920CC6" w:rsidRPr="00F02CE6" w:rsidRDefault="00920CC6" w:rsidP="005B21BE">
      <w:pPr>
        <w:pStyle w:val="Nadpis2"/>
      </w:pPr>
      <w:bookmarkStart w:id="71" w:name="_Toc218707586"/>
      <w:r w:rsidRPr="00920CC6">
        <w:t>Klientská část</w:t>
      </w:r>
      <w:r w:rsidR="00F02CE6">
        <w:t xml:space="preserve"> (studenti SOA)</w:t>
      </w:r>
      <w:bookmarkEnd w:id="71"/>
    </w:p>
    <w:p w14:paraId="53BE02AC" w14:textId="6EB6A38B" w:rsidR="0057186E" w:rsidRDefault="0057186E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A52363">
        <w:rPr>
          <w:b/>
          <w:bCs/>
        </w:rPr>
        <w:t>Obrazovka s přehledem účtů</w:t>
      </w:r>
      <w:r>
        <w:t xml:space="preserve"> (bankovní účet a spořící účet), kde bude viditelný</w:t>
      </w:r>
      <w:r w:rsidR="00FC70F5">
        <w:t xml:space="preserve"> přihlášený uživatel,</w:t>
      </w:r>
      <w:r>
        <w:t xml:space="preserve"> zůstatek</w:t>
      </w:r>
      <w:r w:rsidR="0081723D">
        <w:t>, měna (CZK)</w:t>
      </w:r>
      <w:r>
        <w:t xml:space="preserve">, číslo účtu, </w:t>
      </w:r>
      <w:r w:rsidR="00E618C0">
        <w:t>tlačítko platby (pro možnost poslat peníze někomu jinému)</w:t>
      </w:r>
      <w:r w:rsidR="004140EE">
        <w:t>, tlačítko pro zobrazení QR kódu</w:t>
      </w:r>
      <w:r w:rsidR="0081723D">
        <w:t>, úrok u spořícího účtu</w:t>
      </w:r>
    </w:p>
    <w:p w14:paraId="2A5AD43E" w14:textId="77777777" w:rsidR="00976A4E" w:rsidRPr="00976A4E" w:rsidRDefault="00B07DA8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A52363">
        <w:rPr>
          <w:b/>
          <w:bCs/>
        </w:rPr>
        <w:t>Detail účtu</w:t>
      </w:r>
      <w:r w:rsidR="00A52363" w:rsidRPr="00A52363">
        <w:rPr>
          <w:b/>
          <w:bCs/>
        </w:rPr>
        <w:t xml:space="preserve"> – výpis transakcí</w:t>
      </w:r>
      <w:r w:rsidRPr="00A52363">
        <w:rPr>
          <w:b/>
          <w:bCs/>
        </w:rPr>
        <w:t xml:space="preserve"> (bankovního i spořícího)</w:t>
      </w:r>
    </w:p>
    <w:p w14:paraId="7DC66DDD" w14:textId="0730BEC0" w:rsidR="00F02CE6" w:rsidRDefault="00976A4E" w:rsidP="00976A4E">
      <w:pPr>
        <w:pStyle w:val="Odstavecseseznamem"/>
        <w:tabs>
          <w:tab w:val="left" w:pos="1665"/>
        </w:tabs>
      </w:pPr>
      <w:r>
        <w:t>tlačítko pro výpis transakcí</w:t>
      </w:r>
      <w:r w:rsidR="001411B8">
        <w:t xml:space="preserve"> (pro vygenerování pdf)</w:t>
      </w:r>
      <w:r w:rsidR="001411B8">
        <w:br/>
        <w:t>filtrování dle příchozí / odchozí (příjem/výdaj), finančního rozmezí (částka od/ do), časové rozmezí, variabilní symbol, odesílatel, příjemce (č. účtu);</w:t>
      </w:r>
      <w:r>
        <w:rPr>
          <w:b/>
          <w:bCs/>
        </w:rPr>
        <w:br/>
      </w:r>
      <w:r w:rsidR="00A47FB7">
        <w:t xml:space="preserve">možnost sledovat proběhlé transakce </w:t>
      </w:r>
      <w:r w:rsidR="00131220">
        <w:t>(datum, čas, částka, VS, komentář, příjemce / odesílatel– číslo účtu)</w:t>
      </w:r>
      <w:r w:rsidR="00A47FB7">
        <w:t>a čekající platby</w:t>
      </w:r>
      <w:r w:rsidR="002C5C57">
        <w:t xml:space="preserve"> (budoucí splatnost</w:t>
      </w:r>
      <w:r w:rsidR="001411B8">
        <w:t>)</w:t>
      </w:r>
      <w:r w:rsidR="001411B8">
        <w:br/>
      </w:r>
      <w:r w:rsidR="00F41D0A">
        <w:t xml:space="preserve">u spořícího hlavně peníze, které byly na účet převedeny plus </w:t>
      </w:r>
      <w:r w:rsidR="001411B8">
        <w:t>připsané úroky</w:t>
      </w:r>
      <w:r w:rsidR="009D654E">
        <w:t>.</w:t>
      </w:r>
      <w:r w:rsidR="00F5245C">
        <w:br/>
        <w:t>o</w:t>
      </w:r>
      <w:r w:rsidR="004743EE">
        <w:t>brazovka může být pro oba účty stejná o naplnění korektními daty se postará backend</w:t>
      </w:r>
    </w:p>
    <w:p w14:paraId="27F3B4C6" w14:textId="35C36E33" w:rsidR="00920CC6" w:rsidRPr="00F02CE6" w:rsidRDefault="00F02CE6" w:rsidP="005B21BE">
      <w:pPr>
        <w:pStyle w:val="Nadpis2"/>
      </w:pPr>
      <w:bookmarkStart w:id="72" w:name="_Toc218707587"/>
      <w:r w:rsidRPr="005B21BE">
        <w:t>Operátorská část</w:t>
      </w:r>
      <w:r>
        <w:rPr>
          <w:b/>
          <w:bCs/>
        </w:rPr>
        <w:t xml:space="preserve"> </w:t>
      </w:r>
      <w:r w:rsidR="004856A9">
        <w:t>(pro studenty</w:t>
      </w:r>
      <w:r>
        <w:t xml:space="preserve"> OA)</w:t>
      </w:r>
      <w:bookmarkEnd w:id="72"/>
    </w:p>
    <w:p w14:paraId="17378586" w14:textId="28045CDB" w:rsidR="003E2E75" w:rsidRDefault="003E2E75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1C14A3">
        <w:rPr>
          <w:b/>
          <w:bCs/>
        </w:rPr>
        <w:t xml:space="preserve">Obrazovka s přehledem transakcí </w:t>
      </w:r>
      <w:r w:rsidR="005835D7" w:rsidRPr="001C14A3">
        <w:rPr>
          <w:b/>
          <w:bCs/>
        </w:rPr>
        <w:t>provedených institucí</w:t>
      </w:r>
      <w:r w:rsidR="005835D7">
        <w:t xml:space="preserve"> </w:t>
      </w:r>
      <w:r w:rsidR="006573AC">
        <w:br/>
        <w:t>možnost filtrování dle jména studenta, či čísla účtu</w:t>
      </w:r>
      <w:r w:rsidR="006573AC">
        <w:br/>
      </w:r>
      <w:r w:rsidR="0067078A">
        <w:t xml:space="preserve">čas a datum, </w:t>
      </w:r>
      <w:r w:rsidR="005835D7">
        <w:t>jméno studenta SOU, číslo účtu</w:t>
      </w:r>
      <w:r w:rsidR="00495BE0">
        <w:t>, typ platby (příjem výdaj – z pohledu klienta)</w:t>
      </w:r>
      <w:r w:rsidR="005835D7">
        <w:t>, částka, VS, komentář</w:t>
      </w:r>
      <w:r w:rsidR="00045775">
        <w:t>, tlačítko pro vrácení platby</w:t>
      </w:r>
    </w:p>
    <w:p w14:paraId="14799B09" w14:textId="788826A1" w:rsidR="001E3B24" w:rsidRDefault="001E3B24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1C14A3">
        <w:rPr>
          <w:b/>
          <w:bCs/>
        </w:rPr>
        <w:t xml:space="preserve">Obrazovka s přehledem </w:t>
      </w:r>
      <w:r w:rsidR="002F3B6E" w:rsidRPr="001C14A3">
        <w:rPr>
          <w:b/>
          <w:bCs/>
        </w:rPr>
        <w:t xml:space="preserve">existujících </w:t>
      </w:r>
      <w:r w:rsidRPr="001C14A3">
        <w:rPr>
          <w:b/>
          <w:bCs/>
        </w:rPr>
        <w:t>šablon</w:t>
      </w:r>
      <w:r w:rsidR="007C2DA7">
        <w:rPr>
          <w:b/>
          <w:bCs/>
        </w:rPr>
        <w:t xml:space="preserve"> pro platby</w:t>
      </w:r>
      <w:r w:rsidRPr="001C14A3">
        <w:rPr>
          <w:b/>
          <w:bCs/>
        </w:rPr>
        <w:t xml:space="preserve"> </w:t>
      </w:r>
      <w:r w:rsidR="00C726E8">
        <w:t xml:space="preserve">: </w:t>
      </w:r>
      <w:r w:rsidR="00B24B7D">
        <w:br/>
      </w:r>
      <w:r w:rsidR="00A52363">
        <w:t>t</w:t>
      </w:r>
      <w:r w:rsidR="00B24B7D">
        <w:t>lačítko pro přidání nové šablony</w:t>
      </w:r>
      <w:r w:rsidR="00B24B7D">
        <w:br/>
      </w:r>
      <w:r w:rsidR="00CC0ABF">
        <w:t>název šablony</w:t>
      </w:r>
      <w:r w:rsidR="006A5FDE">
        <w:t xml:space="preserve">, tlačítko pro editaci (otevře obrazovku pro správu šablon) a </w:t>
      </w:r>
      <w:r w:rsidR="007A6454">
        <w:t>smazání.</w:t>
      </w:r>
    </w:p>
    <w:p w14:paraId="79C78461" w14:textId="4F96D17F" w:rsidR="0057186E" w:rsidRDefault="00650388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 w:rsidRPr="001C14A3">
        <w:rPr>
          <w:b/>
          <w:bCs/>
        </w:rPr>
        <w:t>Obrazovka pro vytváření a správu existujících šablon pro platby</w:t>
      </w:r>
      <w:r w:rsidR="00CC0ABF">
        <w:t xml:space="preserve">: Název šablony, </w:t>
      </w:r>
      <w:r w:rsidR="00740788">
        <w:t xml:space="preserve">nastavení příkazu: </w:t>
      </w:r>
      <w:r w:rsidR="00F965AB">
        <w:t>typ platby (příjem / výdaj), typ částky (pevná</w:t>
      </w:r>
      <w:r w:rsidR="0047411C">
        <w:t>, tzn. vždy stejná; náhodná – rozmezí min a max, tzn. pokaždé jiná na základě náhody a zadaného rozmezí)</w:t>
      </w:r>
      <w:r w:rsidR="00321C2F">
        <w:t xml:space="preserve">, </w:t>
      </w:r>
      <w:r w:rsidR="008A33DB">
        <w:t>čá</w:t>
      </w:r>
      <w:r w:rsidR="00321C2F">
        <w:t xml:space="preserve">stka (zobrazí se v případě </w:t>
      </w:r>
      <w:r w:rsidR="009820B7">
        <w:t xml:space="preserve">pevné částky), min částka a max částka (zobrazí se v případě náhodné částky), interval </w:t>
      </w:r>
      <w:r w:rsidR="00E42B26">
        <w:t>(jednorázový /</w:t>
      </w:r>
      <w:r w:rsidR="00F76286">
        <w:t xml:space="preserve"> d</w:t>
      </w:r>
      <w:r w:rsidR="008A33DB">
        <w:t>e</w:t>
      </w:r>
      <w:r w:rsidR="00F76286">
        <w:t xml:space="preserve">nní, </w:t>
      </w:r>
      <w:r w:rsidR="009245CD">
        <w:t>týdenní,</w:t>
      </w:r>
      <w:r w:rsidR="00F76286">
        <w:t xml:space="preserve"> </w:t>
      </w:r>
      <w:r w:rsidR="002250E8">
        <w:t>měsíční, čtvrtle</w:t>
      </w:r>
      <w:r w:rsidR="008A33DB">
        <w:t>t</w:t>
      </w:r>
      <w:r w:rsidR="002250E8">
        <w:t xml:space="preserve">ní, </w:t>
      </w:r>
      <w:r w:rsidR="00F76286">
        <w:t xml:space="preserve">pololetní, </w:t>
      </w:r>
      <w:r w:rsidR="002250E8">
        <w:t>roční</w:t>
      </w:r>
      <w:r w:rsidR="00F76286">
        <w:t>)</w:t>
      </w:r>
      <w:r w:rsidR="00740788">
        <w:t xml:space="preserve">, tlačítko pro přidání dalšího příkazu (po kliknutí vloží </w:t>
      </w:r>
      <w:r w:rsidR="00AA153A">
        <w:t>do scény další nastavení příkazu</w:t>
      </w:r>
      <w:r w:rsidR="00611AD8">
        <w:t>)</w:t>
      </w:r>
      <w:r w:rsidR="005D63A3">
        <w:t xml:space="preserve"> – možnost v rámci jedné šablony vytvořit více příkazů (např. půjčka má </w:t>
      </w:r>
      <w:r w:rsidR="00F527ED">
        <w:t xml:space="preserve">2 příkazy – jednorázový </w:t>
      </w:r>
      <w:r w:rsidR="00611AD8">
        <w:t>pro půjčku (příjem)</w:t>
      </w:r>
      <w:r w:rsidR="00F527ED">
        <w:t>, ta se provede ihned</w:t>
      </w:r>
      <w:r w:rsidR="00740788">
        <w:t>; a trvalý – splátka půjčky</w:t>
      </w:r>
      <w:r w:rsidR="00611AD8">
        <w:t xml:space="preserve"> (výdaj)</w:t>
      </w:r>
      <w:r w:rsidR="00740788">
        <w:t>).</w:t>
      </w:r>
    </w:p>
    <w:p w14:paraId="200F10AF" w14:textId="3AAAA0CD" w:rsidR="001C14A3" w:rsidRDefault="009C46E5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rPr>
          <w:b/>
          <w:bCs/>
        </w:rPr>
        <w:t>Obrazovka s</w:t>
      </w:r>
      <w:r w:rsidR="00206300">
        <w:rPr>
          <w:b/>
          <w:bCs/>
        </w:rPr>
        <w:t> </w:t>
      </w:r>
      <w:r>
        <w:rPr>
          <w:b/>
          <w:bCs/>
        </w:rPr>
        <w:t>přehledem</w:t>
      </w:r>
      <w:r w:rsidR="00206300">
        <w:rPr>
          <w:b/>
          <w:bCs/>
        </w:rPr>
        <w:t xml:space="preserve"> existujících trvalých </w:t>
      </w:r>
      <w:r w:rsidR="00BD4C3F">
        <w:rPr>
          <w:b/>
          <w:bCs/>
        </w:rPr>
        <w:t>příkazů</w:t>
      </w:r>
      <w:r w:rsidR="00206300">
        <w:t xml:space="preserve"> </w:t>
      </w:r>
      <w:r w:rsidR="0041403B">
        <w:br/>
        <w:t>možnost filtrování dle jména</w:t>
      </w:r>
      <w:r w:rsidR="00A6665D">
        <w:t xml:space="preserve"> či číslo účtu</w:t>
      </w:r>
      <w:r w:rsidR="0041403B">
        <w:br/>
      </w:r>
      <w:r w:rsidR="005441D1">
        <w:lastRenderedPageBreak/>
        <w:t>jméno studenta SOU, číslo účtu,</w:t>
      </w:r>
      <w:r w:rsidR="00B930EF">
        <w:t xml:space="preserve"> název použité šablony</w:t>
      </w:r>
      <w:r w:rsidR="00BD74C7">
        <w:t>, VS, komentář</w:t>
      </w:r>
      <w:r w:rsidR="00B930EF">
        <w:t>,</w:t>
      </w:r>
      <w:r w:rsidR="00267849">
        <w:t xml:space="preserve"> typ platby,</w:t>
      </w:r>
      <w:r w:rsidR="005441D1">
        <w:t xml:space="preserve"> částka</w:t>
      </w:r>
      <w:r w:rsidR="00B63C1A">
        <w:t xml:space="preserve"> (případně min a max</w:t>
      </w:r>
      <w:r w:rsidR="00267849">
        <w:t xml:space="preserve"> částka, </w:t>
      </w:r>
      <w:r w:rsidR="0069310E">
        <w:t>frekvence platby</w:t>
      </w:r>
      <w:r w:rsidR="00B63C1A">
        <w:t>)</w:t>
      </w:r>
      <w:r w:rsidR="005441D1">
        <w:t>, tlačítko pro editaci a smazání</w:t>
      </w:r>
    </w:p>
    <w:p w14:paraId="3F4E1F58" w14:textId="2D2FF2B6" w:rsidR="004856A9" w:rsidRDefault="004856A9" w:rsidP="00074B09">
      <w:pPr>
        <w:pStyle w:val="Odstavecseseznamem"/>
        <w:numPr>
          <w:ilvl w:val="0"/>
          <w:numId w:val="25"/>
        </w:numPr>
        <w:tabs>
          <w:tab w:val="left" w:pos="1665"/>
        </w:tabs>
      </w:pPr>
      <w:r>
        <w:rPr>
          <w:b/>
          <w:bCs/>
        </w:rPr>
        <w:t>Obrazovka pro vytv</w:t>
      </w:r>
      <w:r w:rsidR="00C577FD">
        <w:rPr>
          <w:b/>
          <w:bCs/>
        </w:rPr>
        <w:t>áření a správu existujících trvalých příkazů</w:t>
      </w:r>
      <w:r w:rsidR="005C6CFC">
        <w:t xml:space="preserve">: selectbox pro výběr šablony (podle ní se vyplní některá pole), </w:t>
      </w:r>
      <w:r w:rsidR="00E239CC">
        <w:t xml:space="preserve">číslo účtu, VS (může být prázdné), komentář (může být prázdné), </w:t>
      </w:r>
      <w:r w:rsidR="00FB33CF">
        <w:t>typ platby, částka (případně min</w:t>
      </w:r>
      <w:r w:rsidR="00B62561">
        <w:t xml:space="preserve"> a max. částka), interval</w:t>
      </w:r>
      <w:r w:rsidR="0074283B">
        <w:t xml:space="preserve">, </w:t>
      </w:r>
      <w:r w:rsidR="00031863">
        <w:t xml:space="preserve">první platba (jen pří vytvoření nové, u existující se nezobrazí; možnost: ihned, </w:t>
      </w:r>
      <w:r w:rsidR="000D0501">
        <w:t xml:space="preserve">následující období) </w:t>
      </w:r>
      <w:r w:rsidR="00EE0669">
        <w:t>datum následující platby</w:t>
      </w:r>
      <w:r w:rsidR="00EE33F4">
        <w:t xml:space="preserve"> (jen u existující, u vytvoření nové bude pouze první platba)</w:t>
      </w:r>
      <w:r w:rsidR="00EE0669">
        <w:t xml:space="preserve">, </w:t>
      </w:r>
      <w:r w:rsidR="00EC1A66">
        <w:t xml:space="preserve">možnost vybrat zadání datumu poslední platby nebo počet </w:t>
      </w:r>
      <w:r w:rsidR="001F5E23">
        <w:t>plateb</w:t>
      </w:r>
      <w:r w:rsidR="005E4BCD">
        <w:t xml:space="preserve"> (jen u </w:t>
      </w:r>
      <w:r w:rsidR="00B04172">
        <w:t>trvalých příkazů</w:t>
      </w:r>
      <w:r w:rsidR="00C74E73">
        <w:t>), může být více příkazů</w:t>
      </w:r>
      <w:r w:rsidR="00B444D1">
        <w:t xml:space="preserve"> (viz výše, např. půjčka)</w:t>
      </w:r>
    </w:p>
    <w:p w14:paraId="45A6AD82" w14:textId="77777777" w:rsidR="002D48A1" w:rsidRDefault="002D48A1" w:rsidP="002D48A1">
      <w:pPr>
        <w:tabs>
          <w:tab w:val="left" w:pos="1665"/>
        </w:tabs>
        <w:ind w:left="360"/>
      </w:pPr>
    </w:p>
    <w:p w14:paraId="491C95B0" w14:textId="4A55A97E" w:rsidR="002D48A1" w:rsidRDefault="00D35FAA" w:rsidP="005B21BE">
      <w:pPr>
        <w:pStyle w:val="Nadpis2"/>
      </w:pPr>
      <w:bookmarkStart w:id="73" w:name="_Toc218707588"/>
      <w:r>
        <w:t>Administrátorská část</w:t>
      </w:r>
      <w:bookmarkEnd w:id="73"/>
    </w:p>
    <w:p w14:paraId="662F128D" w14:textId="5FB2FA7A" w:rsidR="00335314" w:rsidRDefault="00766E8B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Obrazovka pro globální nastavení organizace</w:t>
      </w:r>
    </w:p>
    <w:p w14:paraId="3F824C3B" w14:textId="059A0007" w:rsidR="00546622" w:rsidRPr="00766E8B" w:rsidRDefault="00546622" w:rsidP="00546622">
      <w:pPr>
        <w:pStyle w:val="Odstavecseseznamem"/>
        <w:tabs>
          <w:tab w:val="left" w:pos="1665"/>
        </w:tabs>
        <w:ind w:left="1080"/>
      </w:pPr>
      <w:r>
        <w:t xml:space="preserve">Nastavení aktuálního dne, nastavení rychlosti </w:t>
      </w:r>
      <w:r w:rsidR="00A826DB">
        <w:t xml:space="preserve">měsíce (např. 1 měsíc = 20 minut), </w:t>
      </w:r>
      <w:r w:rsidR="002771F5">
        <w:t>nastavení</w:t>
      </w:r>
      <w:r w:rsidR="00C96F14">
        <w:t xml:space="preserve"> výše mzdy</w:t>
      </w:r>
      <w:r w:rsidR="00441B3B">
        <w:t>, checkbox na přepočet aktuálně zadaných příkazů</w:t>
      </w:r>
    </w:p>
    <w:p w14:paraId="5FC13E32" w14:textId="6B20D8EE" w:rsidR="00D35FAA" w:rsidRPr="001C02D2" w:rsidRDefault="00983357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 w:rsidRPr="00983357">
        <w:rPr>
          <w:b/>
          <w:bCs/>
        </w:rPr>
        <w:t>Obrazovka s přehledem institucí</w:t>
      </w:r>
      <w:r>
        <w:t xml:space="preserve">: </w:t>
      </w:r>
      <w:r w:rsidR="00B24B7D">
        <w:br/>
      </w:r>
      <w:r>
        <w:t>Tlačítko pro přidání nové instituce (otevře obrazovku pro tvorbu a správu ex. Institucí).</w:t>
      </w:r>
      <w:r w:rsidR="00AE713F">
        <w:t xml:space="preserve"> </w:t>
      </w:r>
      <w:r w:rsidR="00B24B7D">
        <w:br/>
      </w:r>
      <w:r w:rsidR="00AE713F">
        <w:t xml:space="preserve">Název instituce, </w:t>
      </w:r>
      <w:r w:rsidR="001C02D2">
        <w:t xml:space="preserve">krátký </w:t>
      </w:r>
      <w:r w:rsidR="000D2DF5">
        <w:t>popis instituce, operátor</w:t>
      </w:r>
      <w:r w:rsidR="00420390">
        <w:t xml:space="preserve">, </w:t>
      </w:r>
      <w:r w:rsidR="00EA7148">
        <w:t>tlačítko pro editaci a smazání</w:t>
      </w:r>
    </w:p>
    <w:p w14:paraId="5E667C90" w14:textId="2EDD3041" w:rsidR="001C02D2" w:rsidRPr="00E80D06" w:rsidRDefault="00752356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Obrazovka pro vytváření a správu existujících institucí</w:t>
      </w:r>
      <w:r w:rsidR="001A0BC8">
        <w:rPr>
          <w:b/>
          <w:bCs/>
        </w:rPr>
        <w:t xml:space="preserve">: </w:t>
      </w:r>
      <w:r w:rsidR="001A0BC8">
        <w:t xml:space="preserve">název instituce, krátký popis instituce, </w:t>
      </w:r>
      <w:r w:rsidR="00087321">
        <w:t>operátor (select box pro výběr z vytvořených uživatelů, součástí výběru bude i možnost automatického vytvoření nového uživatele).</w:t>
      </w:r>
    </w:p>
    <w:p w14:paraId="38449457" w14:textId="0A62FF92" w:rsidR="00E80D06" w:rsidRPr="007C2DA7" w:rsidRDefault="000E068F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 w:rsidRPr="001C14A3">
        <w:rPr>
          <w:b/>
          <w:bCs/>
        </w:rPr>
        <w:t>Obrazovka s přehledem existujících šablon</w:t>
      </w:r>
      <w:r w:rsidR="0017694E">
        <w:rPr>
          <w:b/>
          <w:bCs/>
        </w:rPr>
        <w:t xml:space="preserve"> pro platby</w:t>
      </w:r>
      <w:r>
        <w:t xml:space="preserve">: stejné jak u operátora, akorát bude nutné ještě zobrazit pole pro </w:t>
      </w:r>
      <w:r w:rsidR="007C2DA7">
        <w:t>instituci, ke které šablona patří</w:t>
      </w:r>
    </w:p>
    <w:p w14:paraId="4084CDD3" w14:textId="75875DD6" w:rsidR="007C2DA7" w:rsidRPr="006C5DE0" w:rsidRDefault="007C2DA7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 w:rsidRPr="001C14A3">
        <w:rPr>
          <w:b/>
          <w:bCs/>
        </w:rPr>
        <w:t>Obrazovka pro vytváření a správu existujících šablon pro platby</w:t>
      </w:r>
      <w:r w:rsidR="0017694E">
        <w:t>: stejné jak u operátora, akorát zde bude i selectbox pro instituci</w:t>
      </w:r>
    </w:p>
    <w:p w14:paraId="2AAA6638" w14:textId="56F83A44" w:rsidR="006C5DE0" w:rsidRPr="00B364C3" w:rsidRDefault="006C5DE0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Obrazovka s přehledem existujících uživatelů v rámci organizace</w:t>
      </w:r>
      <w:r w:rsidR="002A3841">
        <w:br/>
        <w:t>t</w:t>
      </w:r>
      <w:r w:rsidR="00C57048">
        <w:t>lačítko pro vytvoření nového uživatele</w:t>
      </w:r>
      <w:r w:rsidR="005663E6">
        <w:t>, tlačítko pro hromadný import uživatelů</w:t>
      </w:r>
      <w:r w:rsidR="002A3841">
        <w:t xml:space="preserve"> + popisek, kde bude zobrazený aktuálně vybrané soubor z PC</w:t>
      </w:r>
      <w:r w:rsidR="00C57048">
        <w:t>,</w:t>
      </w:r>
      <w:r w:rsidR="00EB28E6">
        <w:t xml:space="preserve"> </w:t>
      </w:r>
      <w:r w:rsidR="00D933BD">
        <w:t>tlačítko pro vygenerování výpisů</w:t>
      </w:r>
      <w:r w:rsidR="002A3841">
        <w:br/>
        <w:t xml:space="preserve">přehled: </w:t>
      </w:r>
      <w:r w:rsidR="00EB28E6">
        <w:t>název účtu (jméno studenta), typ účtu (klient</w:t>
      </w:r>
      <w:r w:rsidR="006F77B8">
        <w:t xml:space="preserve"> + číslo účtu</w:t>
      </w:r>
      <w:r w:rsidR="00EB28E6">
        <w:t xml:space="preserve"> / operátor</w:t>
      </w:r>
      <w:r w:rsidR="00C57048">
        <w:t xml:space="preserve"> + název instituce</w:t>
      </w:r>
      <w:r w:rsidR="00EB28E6">
        <w:t>),</w:t>
      </w:r>
      <w:r w:rsidR="0073346D">
        <w:t xml:space="preserve"> ak</w:t>
      </w:r>
      <w:r w:rsidR="00C10DBE">
        <w:t>tuální peněžní stav účtu,</w:t>
      </w:r>
      <w:r w:rsidR="00EB28E6">
        <w:t xml:space="preserve"> </w:t>
      </w:r>
      <w:r w:rsidR="00C57048">
        <w:t>tlačítko pro editaci a smazání</w:t>
      </w:r>
    </w:p>
    <w:p w14:paraId="2E6FD4A9" w14:textId="63EAF7C9" w:rsidR="00B364C3" w:rsidRPr="0041403B" w:rsidRDefault="00B364C3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Obrazovka pro vytváření a správu existujících uživatelů</w:t>
      </w:r>
      <w:r w:rsidR="006B091C">
        <w:rPr>
          <w:b/>
          <w:bCs/>
        </w:rPr>
        <w:t xml:space="preserve"> v rámci organizace</w:t>
      </w:r>
      <w:r w:rsidR="006B091C">
        <w:t xml:space="preserve">: název účtu (jméno studenta), </w:t>
      </w:r>
      <w:r w:rsidR="00F40999">
        <w:t xml:space="preserve">select box pro </w:t>
      </w:r>
      <w:r w:rsidR="003D35B0">
        <w:t>výběr instituce (součástí bude i klient</w:t>
      </w:r>
      <w:r w:rsidR="00282404">
        <w:t xml:space="preserve">, pokud </w:t>
      </w:r>
      <w:r w:rsidR="000243A3">
        <w:t xml:space="preserve">půjde </w:t>
      </w:r>
      <w:r w:rsidR="00282404">
        <w:t>o standardní účet)</w:t>
      </w:r>
    </w:p>
    <w:p w14:paraId="6F005E0C" w14:textId="559C991E" w:rsidR="00BD74C7" w:rsidRDefault="00BD74C7" w:rsidP="00074B09">
      <w:pPr>
        <w:pStyle w:val="Odstavecseseznamem"/>
        <w:numPr>
          <w:ilvl w:val="0"/>
          <w:numId w:val="26"/>
        </w:numPr>
        <w:tabs>
          <w:tab w:val="left" w:pos="1665"/>
        </w:tabs>
      </w:pPr>
      <w:r>
        <w:rPr>
          <w:b/>
          <w:bCs/>
        </w:rPr>
        <w:t>Obrazovka s přehledem existujících trvalých příkazů</w:t>
      </w:r>
      <w:r>
        <w:t xml:space="preserve"> </w:t>
      </w:r>
      <w:r>
        <w:br/>
        <w:t>možnost filtrování dle jména či číslo účtu či instituce</w:t>
      </w:r>
      <w:r>
        <w:br/>
        <w:t>stejné jak u operátora, akorát by měla být zobrazena i instituce</w:t>
      </w:r>
    </w:p>
    <w:p w14:paraId="579FDAAF" w14:textId="0AFFA0BC" w:rsidR="0041403B" w:rsidRPr="00F06BA1" w:rsidRDefault="003578C3" w:rsidP="00074B09">
      <w:pPr>
        <w:pStyle w:val="Odstavecseseznamem"/>
        <w:numPr>
          <w:ilvl w:val="0"/>
          <w:numId w:val="26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Obrazovka pro vytváření a správu existujících trvalých příkazů</w:t>
      </w:r>
      <w:r>
        <w:t xml:space="preserve"> : stejné jak u operátora, </w:t>
      </w:r>
      <w:r w:rsidR="00465BA8">
        <w:t>zobrazení instituce (</w:t>
      </w:r>
      <w:r w:rsidR="00B87EEE">
        <w:t xml:space="preserve">u existující </w:t>
      </w:r>
      <w:r w:rsidR="00956CCD">
        <w:t>needitovatelné</w:t>
      </w:r>
      <w:r w:rsidR="00B87EEE">
        <w:t>, u nového příkazu možnost vybrat ze selectboxu</w:t>
      </w:r>
      <w:r w:rsidR="00465BA8">
        <w:t>)</w:t>
      </w:r>
    </w:p>
    <w:p w14:paraId="0F47660B" w14:textId="3202B481" w:rsidR="00CF47ED" w:rsidRDefault="00F06BA1" w:rsidP="00074B09">
      <w:pPr>
        <w:pStyle w:val="Odstavecseseznamem"/>
        <w:numPr>
          <w:ilvl w:val="0"/>
          <w:numId w:val="26"/>
        </w:numPr>
        <w:tabs>
          <w:tab w:val="left" w:pos="1665"/>
        </w:tabs>
      </w:pPr>
      <w:r w:rsidRPr="001C14A3">
        <w:rPr>
          <w:b/>
          <w:bCs/>
        </w:rPr>
        <w:t>Obrazovka s přehledem transakcí provedených institucí</w:t>
      </w:r>
      <w:r>
        <w:t xml:space="preserve"> </w:t>
      </w:r>
      <w:r>
        <w:br/>
        <w:t>možnost filtrování dle jména studenta, čísla účtu</w:t>
      </w:r>
      <w:r w:rsidR="006F5ACE">
        <w:t xml:space="preserve"> či instituce</w:t>
      </w:r>
      <w:r>
        <w:br/>
        <w:t>čas a datum, jméno studenta SOU, číslo účtu, typ platby (příjem výdaj – z pohledu klienta), částka, VS, komentář, tlačítko pro vrácení platby</w:t>
      </w:r>
    </w:p>
    <w:p w14:paraId="2CD383CB" w14:textId="77777777" w:rsidR="00CF47ED" w:rsidRDefault="00CF47ED">
      <w:r>
        <w:br w:type="page"/>
      </w:r>
    </w:p>
    <w:p w14:paraId="3538155D" w14:textId="260BC7D0" w:rsidR="00F2111D" w:rsidRPr="00294DAD" w:rsidRDefault="00CF47ED" w:rsidP="00FA1F9A">
      <w:pPr>
        <w:pStyle w:val="Nadpis1"/>
      </w:pPr>
      <w:bookmarkStart w:id="74" w:name="_Toc218707589"/>
      <w:r w:rsidRPr="00294DAD">
        <w:lastRenderedPageBreak/>
        <w:t>Databáz</w:t>
      </w:r>
      <w:r w:rsidR="00F2111D" w:rsidRPr="00294DAD">
        <w:t>e</w:t>
      </w:r>
      <w:bookmarkEnd w:id="74"/>
    </w:p>
    <w:p w14:paraId="4F90393F" w14:textId="0C443C31" w:rsidR="00B900CF" w:rsidRDefault="00CF47ED" w:rsidP="0048295A">
      <w:pPr>
        <w:spacing w:before="240"/>
      </w:pPr>
      <w:r>
        <w:t xml:space="preserve">Každá microservica má vlastní </w:t>
      </w:r>
      <w:r w:rsidR="00F058E6">
        <w:t>databázi – vzhledem</w:t>
      </w:r>
      <w:r w:rsidR="00B900CF">
        <w:t xml:space="preserve"> k povaze aplikace bude </w:t>
      </w:r>
      <w:r w:rsidR="00207F10">
        <w:t xml:space="preserve">lepší volbou SQL databáze (u AuthManagera </w:t>
      </w:r>
      <w:r w:rsidR="00615A75">
        <w:t>by byla teoreticky možná i</w:t>
      </w:r>
      <w:r w:rsidR="00207F10">
        <w:t xml:space="preserve"> noSQL databáz</w:t>
      </w:r>
      <w:r w:rsidR="00615A75">
        <w:t>e</w:t>
      </w:r>
      <w:r w:rsidR="00207F10">
        <w:t>)</w:t>
      </w:r>
      <w:r w:rsidR="00615A75">
        <w:t>.</w:t>
      </w:r>
    </w:p>
    <w:p w14:paraId="11124718" w14:textId="29F6A91C" w:rsidR="001F634F" w:rsidRPr="00CF47ED" w:rsidRDefault="00544684" w:rsidP="0048295A">
      <w:r>
        <w:t xml:space="preserve">Aktuální podoba databázových </w:t>
      </w:r>
      <w:r w:rsidR="00DA2D68">
        <w:t>entit (</w:t>
      </w:r>
      <w:r>
        <w:t>tabulek</w:t>
      </w:r>
      <w:r w:rsidR="00DA2D68">
        <w:t>)</w:t>
      </w:r>
      <w:r>
        <w:t xml:space="preserve"> je daná aktuální dokumentací HTML mikroservisy v části Schemas.</w:t>
      </w:r>
    </w:p>
    <w:sectPr w:rsidR="001F634F" w:rsidRPr="00CF47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3444" w14:textId="77777777" w:rsidR="00D4681F" w:rsidRDefault="00D4681F" w:rsidP="008821A3">
      <w:pPr>
        <w:spacing w:after="0" w:line="240" w:lineRule="auto"/>
      </w:pPr>
      <w:r>
        <w:separator/>
      </w:r>
    </w:p>
  </w:endnote>
  <w:endnote w:type="continuationSeparator" w:id="0">
    <w:p w14:paraId="4DE4B7C6" w14:textId="77777777" w:rsidR="00D4681F" w:rsidRDefault="00D4681F" w:rsidP="008821A3">
      <w:pPr>
        <w:spacing w:after="0" w:line="240" w:lineRule="auto"/>
      </w:pPr>
      <w:r>
        <w:continuationSeparator/>
      </w:r>
    </w:p>
  </w:endnote>
  <w:endnote w:type="continuationNotice" w:id="1">
    <w:p w14:paraId="55543F63" w14:textId="77777777" w:rsidR="00D4681F" w:rsidRDefault="00D468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8E929" w14:textId="77777777" w:rsidR="00D4681F" w:rsidRDefault="00D4681F" w:rsidP="008821A3">
      <w:pPr>
        <w:spacing w:after="0" w:line="240" w:lineRule="auto"/>
      </w:pPr>
      <w:r>
        <w:separator/>
      </w:r>
    </w:p>
  </w:footnote>
  <w:footnote w:type="continuationSeparator" w:id="0">
    <w:p w14:paraId="5501D6A6" w14:textId="77777777" w:rsidR="00D4681F" w:rsidRDefault="00D4681F" w:rsidP="008821A3">
      <w:pPr>
        <w:spacing w:after="0" w:line="240" w:lineRule="auto"/>
      </w:pPr>
      <w:r>
        <w:continuationSeparator/>
      </w:r>
    </w:p>
  </w:footnote>
  <w:footnote w:type="continuationNotice" w:id="1">
    <w:p w14:paraId="57083BA3" w14:textId="77777777" w:rsidR="00D4681F" w:rsidRDefault="00D4681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D38"/>
    <w:multiLevelType w:val="multilevel"/>
    <w:tmpl w:val="F4CC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F2377"/>
    <w:multiLevelType w:val="hybridMultilevel"/>
    <w:tmpl w:val="0F384A3E"/>
    <w:lvl w:ilvl="0" w:tplc="85B031E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57DD8"/>
    <w:multiLevelType w:val="hybridMultilevel"/>
    <w:tmpl w:val="13E0B9B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E52BF7"/>
    <w:multiLevelType w:val="hybridMultilevel"/>
    <w:tmpl w:val="9E9071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A0765"/>
    <w:multiLevelType w:val="multilevel"/>
    <w:tmpl w:val="24E8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469EC"/>
    <w:multiLevelType w:val="multilevel"/>
    <w:tmpl w:val="92E8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C0B1F"/>
    <w:multiLevelType w:val="multilevel"/>
    <w:tmpl w:val="864A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3201F"/>
    <w:multiLevelType w:val="multilevel"/>
    <w:tmpl w:val="04C2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73F1E"/>
    <w:multiLevelType w:val="multilevel"/>
    <w:tmpl w:val="2CB4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40E3B"/>
    <w:multiLevelType w:val="multilevel"/>
    <w:tmpl w:val="3C08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072600">
    <w:abstractNumId w:val="4"/>
  </w:num>
  <w:num w:numId="2" w16cid:durableId="30227616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702996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5523303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470192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8536156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192061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915890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8672391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4936884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246727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42041973">
    <w:abstractNumId w:val="9"/>
  </w:num>
  <w:num w:numId="13" w16cid:durableId="17538922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7665599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8974054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2468511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034643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68605671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87114205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5627171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543367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7375880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05124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58007">
    <w:abstractNumId w:val="1"/>
  </w:num>
  <w:num w:numId="25" w16cid:durableId="263847959">
    <w:abstractNumId w:val="3"/>
  </w:num>
  <w:num w:numId="26" w16cid:durableId="740062830">
    <w:abstractNumId w:val="2"/>
  </w:num>
  <w:num w:numId="27" w16cid:durableId="931205463">
    <w:abstractNumId w:val="5"/>
  </w:num>
  <w:num w:numId="28" w16cid:durableId="140274828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878260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442698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84577928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82939909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9708652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105879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6197930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39488644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2671825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206374857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00874787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79293874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4048326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3575101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3903490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204189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6785821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992988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0303775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0652559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2493939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3376076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1733051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1375283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381709049">
    <w:abstractNumId w:val="6"/>
  </w:num>
  <w:num w:numId="54" w16cid:durableId="11161735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58295290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66416663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47136246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4714972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8710695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46053690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86109234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46008043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74085812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20661765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7949006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9143107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9058022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123535943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1039604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37534863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3604723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36093408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3167503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94242065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27567473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25004459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6401616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8987862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25331482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56422592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7215579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17919740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09571405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20803286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20145274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56729979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44311414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23963388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93069179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128785803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3892592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47640836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130096066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81182664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20744217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575824816">
    <w:abstractNumId w:val="8"/>
  </w:num>
  <w:num w:numId="97" w16cid:durableId="184184744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38117508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111479016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29992045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153468331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3919899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67938250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45786907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212391372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205870303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71018443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81430089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630863884">
    <w:abstractNumId w:val="7"/>
  </w:num>
  <w:num w:numId="110" w16cid:durableId="33450207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44808652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202509204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7577676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209920551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924796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90155448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22915041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24695989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88664230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12218665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46743131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13594942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77856831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8683034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178029551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1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Schmid">
    <w15:presenceInfo w15:providerId="AD" w15:userId="S::schmid@oakostelec.cz::d9ea5ed9-466c-4b52-9cc2-066804b464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A3"/>
    <w:rsid w:val="000052F8"/>
    <w:rsid w:val="00015E64"/>
    <w:rsid w:val="00016545"/>
    <w:rsid w:val="00017E83"/>
    <w:rsid w:val="000243A3"/>
    <w:rsid w:val="00031863"/>
    <w:rsid w:val="000442D5"/>
    <w:rsid w:val="00044747"/>
    <w:rsid w:val="00045775"/>
    <w:rsid w:val="00074B09"/>
    <w:rsid w:val="00087321"/>
    <w:rsid w:val="000A6B0C"/>
    <w:rsid w:val="000B6E00"/>
    <w:rsid w:val="000C398C"/>
    <w:rsid w:val="000D0501"/>
    <w:rsid w:val="000D2DF5"/>
    <w:rsid w:val="000E068F"/>
    <w:rsid w:val="000E3101"/>
    <w:rsid w:val="000E6DDF"/>
    <w:rsid w:val="000F10A0"/>
    <w:rsid w:val="000F6D0F"/>
    <w:rsid w:val="001005F8"/>
    <w:rsid w:val="00110BED"/>
    <w:rsid w:val="00114074"/>
    <w:rsid w:val="00117B7C"/>
    <w:rsid w:val="00123051"/>
    <w:rsid w:val="00130355"/>
    <w:rsid w:val="00131220"/>
    <w:rsid w:val="001411B8"/>
    <w:rsid w:val="00170FE8"/>
    <w:rsid w:val="0017694E"/>
    <w:rsid w:val="001A0BC8"/>
    <w:rsid w:val="001B04AC"/>
    <w:rsid w:val="001B295A"/>
    <w:rsid w:val="001C02D2"/>
    <w:rsid w:val="001C14A3"/>
    <w:rsid w:val="001D4FB8"/>
    <w:rsid w:val="001D5B44"/>
    <w:rsid w:val="001D6F0C"/>
    <w:rsid w:val="001E24F9"/>
    <w:rsid w:val="001E3B24"/>
    <w:rsid w:val="001E5A6F"/>
    <w:rsid w:val="001E6C39"/>
    <w:rsid w:val="001F5E23"/>
    <w:rsid w:val="001F634F"/>
    <w:rsid w:val="00206300"/>
    <w:rsid w:val="00206C3C"/>
    <w:rsid w:val="00207F10"/>
    <w:rsid w:val="002250E8"/>
    <w:rsid w:val="00232D2B"/>
    <w:rsid w:val="0024381C"/>
    <w:rsid w:val="00246644"/>
    <w:rsid w:val="00256067"/>
    <w:rsid w:val="00267849"/>
    <w:rsid w:val="00273ACA"/>
    <w:rsid w:val="00277065"/>
    <w:rsid w:val="002771F5"/>
    <w:rsid w:val="00282404"/>
    <w:rsid w:val="0028424C"/>
    <w:rsid w:val="00292C1A"/>
    <w:rsid w:val="00294DAD"/>
    <w:rsid w:val="00296D7D"/>
    <w:rsid w:val="002A2829"/>
    <w:rsid w:val="002A3841"/>
    <w:rsid w:val="002B3164"/>
    <w:rsid w:val="002B329F"/>
    <w:rsid w:val="002C5C57"/>
    <w:rsid w:val="002C5D02"/>
    <w:rsid w:val="002D2728"/>
    <w:rsid w:val="002D48A1"/>
    <w:rsid w:val="002F3B6E"/>
    <w:rsid w:val="002F4562"/>
    <w:rsid w:val="002F501D"/>
    <w:rsid w:val="002F72BC"/>
    <w:rsid w:val="00305E7F"/>
    <w:rsid w:val="003106F6"/>
    <w:rsid w:val="00321C2F"/>
    <w:rsid w:val="00325523"/>
    <w:rsid w:val="003324E3"/>
    <w:rsid w:val="00333180"/>
    <w:rsid w:val="00335314"/>
    <w:rsid w:val="0035156C"/>
    <w:rsid w:val="00355F9F"/>
    <w:rsid w:val="003578C3"/>
    <w:rsid w:val="00361F90"/>
    <w:rsid w:val="00366C56"/>
    <w:rsid w:val="00367436"/>
    <w:rsid w:val="00394AF2"/>
    <w:rsid w:val="003A610C"/>
    <w:rsid w:val="003A7527"/>
    <w:rsid w:val="003B6E0A"/>
    <w:rsid w:val="003D1C3A"/>
    <w:rsid w:val="003D35B0"/>
    <w:rsid w:val="003E2E75"/>
    <w:rsid w:val="003E3AA0"/>
    <w:rsid w:val="003E5B81"/>
    <w:rsid w:val="003E6793"/>
    <w:rsid w:val="00402337"/>
    <w:rsid w:val="00406484"/>
    <w:rsid w:val="0041403B"/>
    <w:rsid w:val="004140EE"/>
    <w:rsid w:val="004158BF"/>
    <w:rsid w:val="00416F14"/>
    <w:rsid w:val="00420390"/>
    <w:rsid w:val="00430319"/>
    <w:rsid w:val="0043418B"/>
    <w:rsid w:val="00441B3B"/>
    <w:rsid w:val="004576E8"/>
    <w:rsid w:val="004608CB"/>
    <w:rsid w:val="00465BA8"/>
    <w:rsid w:val="00465D8D"/>
    <w:rsid w:val="00467AD7"/>
    <w:rsid w:val="004721F9"/>
    <w:rsid w:val="0047411C"/>
    <w:rsid w:val="004743EE"/>
    <w:rsid w:val="0048295A"/>
    <w:rsid w:val="004856A9"/>
    <w:rsid w:val="00494487"/>
    <w:rsid w:val="0049556D"/>
    <w:rsid w:val="00495BE0"/>
    <w:rsid w:val="004A37D3"/>
    <w:rsid w:val="004A71EC"/>
    <w:rsid w:val="004B6BA8"/>
    <w:rsid w:val="004D6266"/>
    <w:rsid w:val="00506385"/>
    <w:rsid w:val="005102F9"/>
    <w:rsid w:val="005130D0"/>
    <w:rsid w:val="005212DE"/>
    <w:rsid w:val="00522A5B"/>
    <w:rsid w:val="005315CF"/>
    <w:rsid w:val="005379D1"/>
    <w:rsid w:val="005441D1"/>
    <w:rsid w:val="00544684"/>
    <w:rsid w:val="00546622"/>
    <w:rsid w:val="00557535"/>
    <w:rsid w:val="005663E6"/>
    <w:rsid w:val="0057186E"/>
    <w:rsid w:val="005835D7"/>
    <w:rsid w:val="0059041F"/>
    <w:rsid w:val="005A7790"/>
    <w:rsid w:val="005B21BE"/>
    <w:rsid w:val="005C6CFC"/>
    <w:rsid w:val="005D63A3"/>
    <w:rsid w:val="005D7B31"/>
    <w:rsid w:val="005E0AD5"/>
    <w:rsid w:val="005E2190"/>
    <w:rsid w:val="005E4BCD"/>
    <w:rsid w:val="00611AD8"/>
    <w:rsid w:val="00615A75"/>
    <w:rsid w:val="0061603E"/>
    <w:rsid w:val="0061608D"/>
    <w:rsid w:val="006423BB"/>
    <w:rsid w:val="00645A2D"/>
    <w:rsid w:val="00650388"/>
    <w:rsid w:val="006573AC"/>
    <w:rsid w:val="0067078A"/>
    <w:rsid w:val="006778F5"/>
    <w:rsid w:val="00682679"/>
    <w:rsid w:val="0069310E"/>
    <w:rsid w:val="006A35EF"/>
    <w:rsid w:val="006A5FDE"/>
    <w:rsid w:val="006B091C"/>
    <w:rsid w:val="006B66DA"/>
    <w:rsid w:val="006C2A58"/>
    <w:rsid w:val="006C329B"/>
    <w:rsid w:val="006C5DE0"/>
    <w:rsid w:val="006C6446"/>
    <w:rsid w:val="006E151D"/>
    <w:rsid w:val="006F5497"/>
    <w:rsid w:val="006F5ACE"/>
    <w:rsid w:val="006F6AB9"/>
    <w:rsid w:val="006F77B8"/>
    <w:rsid w:val="007225AB"/>
    <w:rsid w:val="0073346D"/>
    <w:rsid w:val="00740788"/>
    <w:rsid w:val="00741CB7"/>
    <w:rsid w:val="0074283B"/>
    <w:rsid w:val="00744110"/>
    <w:rsid w:val="00744AC0"/>
    <w:rsid w:val="00747C6F"/>
    <w:rsid w:val="00752356"/>
    <w:rsid w:val="00766E8B"/>
    <w:rsid w:val="00771475"/>
    <w:rsid w:val="007A6454"/>
    <w:rsid w:val="007B11DB"/>
    <w:rsid w:val="007C2DA7"/>
    <w:rsid w:val="007C4060"/>
    <w:rsid w:val="007C4743"/>
    <w:rsid w:val="007C56E7"/>
    <w:rsid w:val="007C6CB2"/>
    <w:rsid w:val="007D3286"/>
    <w:rsid w:val="007E4883"/>
    <w:rsid w:val="00802B68"/>
    <w:rsid w:val="00803B5E"/>
    <w:rsid w:val="00810D87"/>
    <w:rsid w:val="00815372"/>
    <w:rsid w:val="0081723D"/>
    <w:rsid w:val="008254A3"/>
    <w:rsid w:val="00825766"/>
    <w:rsid w:val="00835463"/>
    <w:rsid w:val="00841731"/>
    <w:rsid w:val="008571E6"/>
    <w:rsid w:val="00872A05"/>
    <w:rsid w:val="008815C6"/>
    <w:rsid w:val="008821A3"/>
    <w:rsid w:val="00886152"/>
    <w:rsid w:val="00891B7A"/>
    <w:rsid w:val="008A33DB"/>
    <w:rsid w:val="008A6185"/>
    <w:rsid w:val="008E7114"/>
    <w:rsid w:val="008F63B8"/>
    <w:rsid w:val="00913AC2"/>
    <w:rsid w:val="00917D6E"/>
    <w:rsid w:val="00920CC6"/>
    <w:rsid w:val="009245CD"/>
    <w:rsid w:val="00956CCD"/>
    <w:rsid w:val="009578A2"/>
    <w:rsid w:val="00963E69"/>
    <w:rsid w:val="009640EB"/>
    <w:rsid w:val="00965A8A"/>
    <w:rsid w:val="00975E1B"/>
    <w:rsid w:val="00976A4E"/>
    <w:rsid w:val="009820B7"/>
    <w:rsid w:val="00983357"/>
    <w:rsid w:val="009B0C54"/>
    <w:rsid w:val="009B173F"/>
    <w:rsid w:val="009B6771"/>
    <w:rsid w:val="009C385B"/>
    <w:rsid w:val="009C46E5"/>
    <w:rsid w:val="009D654E"/>
    <w:rsid w:val="00A012B5"/>
    <w:rsid w:val="00A10A5B"/>
    <w:rsid w:val="00A20A4B"/>
    <w:rsid w:val="00A20AD5"/>
    <w:rsid w:val="00A24DC2"/>
    <w:rsid w:val="00A36264"/>
    <w:rsid w:val="00A46569"/>
    <w:rsid w:val="00A47E6A"/>
    <w:rsid w:val="00A47FB7"/>
    <w:rsid w:val="00A52363"/>
    <w:rsid w:val="00A61423"/>
    <w:rsid w:val="00A6665D"/>
    <w:rsid w:val="00A80C90"/>
    <w:rsid w:val="00A826DB"/>
    <w:rsid w:val="00AA153A"/>
    <w:rsid w:val="00AA1DA8"/>
    <w:rsid w:val="00AA5F65"/>
    <w:rsid w:val="00AC5E1A"/>
    <w:rsid w:val="00AC6364"/>
    <w:rsid w:val="00AE3EB1"/>
    <w:rsid w:val="00AE713F"/>
    <w:rsid w:val="00B04172"/>
    <w:rsid w:val="00B07DA8"/>
    <w:rsid w:val="00B220F5"/>
    <w:rsid w:val="00B24B7D"/>
    <w:rsid w:val="00B33E2E"/>
    <w:rsid w:val="00B34955"/>
    <w:rsid w:val="00B364C3"/>
    <w:rsid w:val="00B444D1"/>
    <w:rsid w:val="00B51FC4"/>
    <w:rsid w:val="00B534F0"/>
    <w:rsid w:val="00B62561"/>
    <w:rsid w:val="00B62DFE"/>
    <w:rsid w:val="00B63C1A"/>
    <w:rsid w:val="00B87EEE"/>
    <w:rsid w:val="00B900CF"/>
    <w:rsid w:val="00B930EF"/>
    <w:rsid w:val="00BA6255"/>
    <w:rsid w:val="00BC5308"/>
    <w:rsid w:val="00BD07F6"/>
    <w:rsid w:val="00BD20E3"/>
    <w:rsid w:val="00BD4C3F"/>
    <w:rsid w:val="00BD74C7"/>
    <w:rsid w:val="00BE28EC"/>
    <w:rsid w:val="00BE4DCD"/>
    <w:rsid w:val="00BF390A"/>
    <w:rsid w:val="00C00863"/>
    <w:rsid w:val="00C01D11"/>
    <w:rsid w:val="00C0229B"/>
    <w:rsid w:val="00C10BD5"/>
    <w:rsid w:val="00C10DBE"/>
    <w:rsid w:val="00C1105D"/>
    <w:rsid w:val="00C12640"/>
    <w:rsid w:val="00C153FE"/>
    <w:rsid w:val="00C23306"/>
    <w:rsid w:val="00C2454F"/>
    <w:rsid w:val="00C255B6"/>
    <w:rsid w:val="00C27E06"/>
    <w:rsid w:val="00C31965"/>
    <w:rsid w:val="00C40A46"/>
    <w:rsid w:val="00C44188"/>
    <w:rsid w:val="00C5355D"/>
    <w:rsid w:val="00C56175"/>
    <w:rsid w:val="00C57048"/>
    <w:rsid w:val="00C577FD"/>
    <w:rsid w:val="00C726E8"/>
    <w:rsid w:val="00C74E73"/>
    <w:rsid w:val="00C9281D"/>
    <w:rsid w:val="00C92A41"/>
    <w:rsid w:val="00C96F14"/>
    <w:rsid w:val="00CA046F"/>
    <w:rsid w:val="00CB4721"/>
    <w:rsid w:val="00CC0ABF"/>
    <w:rsid w:val="00CD4A53"/>
    <w:rsid w:val="00CD5F9D"/>
    <w:rsid w:val="00CE72C9"/>
    <w:rsid w:val="00CF0C02"/>
    <w:rsid w:val="00CF47ED"/>
    <w:rsid w:val="00D07717"/>
    <w:rsid w:val="00D13AEA"/>
    <w:rsid w:val="00D168CB"/>
    <w:rsid w:val="00D30B2A"/>
    <w:rsid w:val="00D35FAA"/>
    <w:rsid w:val="00D44563"/>
    <w:rsid w:val="00D463E8"/>
    <w:rsid w:val="00D4681F"/>
    <w:rsid w:val="00D4792B"/>
    <w:rsid w:val="00D648D1"/>
    <w:rsid w:val="00D65505"/>
    <w:rsid w:val="00D744C4"/>
    <w:rsid w:val="00D9169A"/>
    <w:rsid w:val="00D933BD"/>
    <w:rsid w:val="00DA2D68"/>
    <w:rsid w:val="00DC64ED"/>
    <w:rsid w:val="00DD3D92"/>
    <w:rsid w:val="00DD4760"/>
    <w:rsid w:val="00E14E82"/>
    <w:rsid w:val="00E239CC"/>
    <w:rsid w:val="00E31E9A"/>
    <w:rsid w:val="00E422D7"/>
    <w:rsid w:val="00E42B26"/>
    <w:rsid w:val="00E520E9"/>
    <w:rsid w:val="00E618C0"/>
    <w:rsid w:val="00E80D06"/>
    <w:rsid w:val="00E815DA"/>
    <w:rsid w:val="00E91133"/>
    <w:rsid w:val="00EA7148"/>
    <w:rsid w:val="00EA7621"/>
    <w:rsid w:val="00EB28E6"/>
    <w:rsid w:val="00EB46B6"/>
    <w:rsid w:val="00EB6028"/>
    <w:rsid w:val="00EC051F"/>
    <w:rsid w:val="00EC1A66"/>
    <w:rsid w:val="00ED0F43"/>
    <w:rsid w:val="00ED2669"/>
    <w:rsid w:val="00ED2933"/>
    <w:rsid w:val="00EE009D"/>
    <w:rsid w:val="00EE0669"/>
    <w:rsid w:val="00EE33F4"/>
    <w:rsid w:val="00EE46B5"/>
    <w:rsid w:val="00EF0770"/>
    <w:rsid w:val="00EF78A1"/>
    <w:rsid w:val="00F02CE6"/>
    <w:rsid w:val="00F058E6"/>
    <w:rsid w:val="00F06BA1"/>
    <w:rsid w:val="00F17410"/>
    <w:rsid w:val="00F2111D"/>
    <w:rsid w:val="00F35D38"/>
    <w:rsid w:val="00F40999"/>
    <w:rsid w:val="00F41D0A"/>
    <w:rsid w:val="00F5245C"/>
    <w:rsid w:val="00F527ED"/>
    <w:rsid w:val="00F52DCA"/>
    <w:rsid w:val="00F72211"/>
    <w:rsid w:val="00F754D9"/>
    <w:rsid w:val="00F76286"/>
    <w:rsid w:val="00F802E9"/>
    <w:rsid w:val="00F92377"/>
    <w:rsid w:val="00F965AB"/>
    <w:rsid w:val="00FA1F9A"/>
    <w:rsid w:val="00FB33CF"/>
    <w:rsid w:val="00FB5AED"/>
    <w:rsid w:val="00FC70F5"/>
    <w:rsid w:val="00FF1826"/>
    <w:rsid w:val="0309D75D"/>
    <w:rsid w:val="0F36CEBD"/>
    <w:rsid w:val="209F9589"/>
    <w:rsid w:val="2420D6D8"/>
    <w:rsid w:val="28ACDAB3"/>
    <w:rsid w:val="3C8B6EB6"/>
    <w:rsid w:val="4BE33D02"/>
    <w:rsid w:val="58D6447F"/>
    <w:rsid w:val="5FC8AFF7"/>
    <w:rsid w:val="73297A77"/>
    <w:rsid w:val="7383F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5A2B"/>
  <w15:chartTrackingRefBased/>
  <w15:docId w15:val="{7D199659-7727-4E2F-A83C-F0E63534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A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802E9"/>
    <w:pPr>
      <w:keepNext/>
      <w:keepLines/>
      <w:spacing w:before="160" w:after="80"/>
      <w:ind w:left="284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2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2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2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2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2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2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2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A1F9A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802E9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2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21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21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21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21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21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21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2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2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2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2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21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21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21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2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21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21A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88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821A3"/>
  </w:style>
  <w:style w:type="paragraph" w:styleId="Zpat">
    <w:name w:val="footer"/>
    <w:basedOn w:val="Normln"/>
    <w:link w:val="ZpatChar"/>
    <w:uiPriority w:val="99"/>
    <w:unhideWhenUsed/>
    <w:rsid w:val="0088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821A3"/>
  </w:style>
  <w:style w:type="character" w:styleId="Odkaznakoment">
    <w:name w:val="annotation reference"/>
    <w:basedOn w:val="Standardnpsmoodstavce"/>
    <w:uiPriority w:val="99"/>
    <w:semiHidden/>
    <w:unhideWhenUsed/>
    <w:rsid w:val="00B534F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B534F0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B534F0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534F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534F0"/>
    <w:rPr>
      <w:b/>
      <w:bCs/>
      <w:sz w:val="20"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044747"/>
    <w:pPr>
      <w:spacing w:before="240" w:after="0"/>
      <w:outlineLvl w:val="9"/>
    </w:pPr>
    <w:rPr>
      <w:b w:val="0"/>
      <w:color w:val="0F4761" w:themeColor="accent1" w:themeShade="BF"/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044747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044747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044747"/>
    <w:rPr>
      <w:color w:val="467886" w:themeColor="hyperlink"/>
      <w:u w:val="single"/>
    </w:rPr>
  </w:style>
  <w:style w:type="paragraph" w:styleId="Revize">
    <w:name w:val="Revision"/>
    <w:hidden/>
    <w:uiPriority w:val="99"/>
    <w:semiHidden/>
    <w:rsid w:val="00C27E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14BA0-4F49-476B-B143-CFABF6CB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11</Pages>
  <Words>2346</Words>
  <Characters>13848</Characters>
  <Application>Microsoft Office Word</Application>
  <DocSecurity>0</DocSecurity>
  <Lines>115</Lines>
  <Paragraphs>32</Paragraphs>
  <ScaleCrop>false</ScaleCrop>
  <Company/>
  <LinksUpToDate>false</LinksUpToDate>
  <CharactersWithSpaces>16162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Daniel</dc:creator>
  <cp:keywords/>
  <dc:description/>
  <cp:lastModifiedBy>Daniel Schmid</cp:lastModifiedBy>
  <cp:revision>340</cp:revision>
  <cp:lastPrinted>2026-01-07T20:07:00Z</cp:lastPrinted>
  <dcterms:created xsi:type="dcterms:W3CDTF">2025-01-03T16:40:00Z</dcterms:created>
  <dcterms:modified xsi:type="dcterms:W3CDTF">2026-01-07T20:07:00Z</dcterms:modified>
</cp:coreProperties>
</file>